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42BC1D6"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84B3A9" w14:textId="77777777" w:rsidR="00000000" w:rsidRDefault="00000000">
            <w:pPr>
              <w:rPr>
                <w:rFonts w:eastAsia="Times New Roman"/>
              </w:rPr>
            </w:pPr>
            <w:hyperlink r:id="rId5" w:history="1">
              <w:r>
                <w:rPr>
                  <w:rStyle w:val="Hyperlink"/>
                  <w:rFonts w:eastAsia="Times New Roman"/>
                  <w:b/>
                  <w:bCs/>
                </w:rPr>
                <w:t>Admin App Features</w:t>
              </w:r>
            </w:hyperlink>
            <w:r>
              <w:rPr>
                <w:rFonts w:eastAsia="Times New Roman"/>
              </w:rPr>
              <w:t xml:space="preserve"> </w:t>
            </w:r>
            <w:r>
              <w:rPr>
                <w:rFonts w:eastAsia="Times New Roman"/>
                <w:sz w:val="14"/>
                <w:szCs w:val="14"/>
              </w:rPr>
              <w:t>(</w:t>
            </w:r>
            <w:hyperlink r:id="rId6" w:history="1">
              <w:r>
                <w:rPr>
                  <w:rStyle w:val="Hyperlink"/>
                  <w:rFonts w:eastAsia="Times New Roman"/>
                  <w:sz w:val="14"/>
                  <w:szCs w:val="14"/>
                </w:rPr>
                <w:t>K12-4297</w:t>
              </w:r>
            </w:hyperlink>
            <w:r>
              <w:rPr>
                <w:rFonts w:eastAsia="Times New Roman"/>
                <w:sz w:val="14"/>
                <w:szCs w:val="14"/>
              </w:rPr>
              <w:t>)</w:t>
            </w:r>
            <w:r>
              <w:rPr>
                <w:rFonts w:eastAsia="Times New Roman"/>
              </w:rPr>
              <w:t xml:space="preserve"> </w:t>
            </w:r>
          </w:p>
          <w:p w14:paraId="64ED06D3" w14:textId="77777777" w:rsidR="00000000" w:rsidRDefault="00000000">
            <w:pPr>
              <w:pStyle w:val="Heading3"/>
              <w:rPr>
                <w:rFonts w:eastAsia="Times New Roman"/>
              </w:rPr>
            </w:pPr>
            <w:r>
              <w:rPr>
                <w:rFonts w:eastAsia="Times New Roman"/>
                <w:noProof/>
              </w:rPr>
              <w:drawing>
                <wp:inline distT="0" distB="0" distL="0" distR="0" wp14:anchorId="01C2B7F6" wp14:editId="2618107E">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[K12-1250] </w:t>
            </w:r>
            <w:hyperlink r:id="rId8" w:history="1">
              <w:r>
                <w:rPr>
                  <w:rStyle w:val="Hyperlink"/>
                  <w:rFonts w:eastAsia="Times New Roman"/>
                </w:rPr>
                <w:t>Query Builder Tool</w:t>
              </w:r>
            </w:hyperlink>
            <w:r>
              <w:rPr>
                <w:rFonts w:eastAsia="Times New Roman"/>
              </w:rPr>
              <w:t xml:space="preserve"> </w:t>
            </w:r>
            <w:r>
              <w:rPr>
                <w:rFonts w:eastAsia="Times New Roman"/>
                <w:b w:val="0"/>
                <w:bCs w:val="0"/>
                <w:sz w:val="16"/>
                <w:szCs w:val="16"/>
              </w:rPr>
              <w:t xml:space="preserve">Created: 03/Jan/25  Updated: 30/Oct/25 </w:t>
            </w:r>
          </w:p>
        </w:tc>
      </w:tr>
      <w:tr w:rsidR="00000000" w14:paraId="0AC525F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B8323E"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6C45F9" w14:textId="77777777" w:rsidR="00000000" w:rsidRDefault="00000000">
            <w:pPr>
              <w:rPr>
                <w:rFonts w:eastAsia="Times New Roman"/>
              </w:rPr>
            </w:pPr>
            <w:r>
              <w:rPr>
                <w:rFonts w:eastAsia="Times New Roman"/>
              </w:rPr>
              <w:t>Open</w:t>
            </w:r>
          </w:p>
        </w:tc>
      </w:tr>
      <w:tr w:rsidR="00000000" w14:paraId="66097A4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4D692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C754B5" w14:textId="77777777" w:rsidR="00000000" w:rsidRDefault="00000000">
            <w:pPr>
              <w:rPr>
                <w:rFonts w:eastAsia="Times New Roman"/>
              </w:rPr>
            </w:pPr>
            <w:hyperlink r:id="rId9" w:history="1">
              <w:r>
                <w:rPr>
                  <w:rStyle w:val="Hyperlink"/>
                  <w:rFonts w:eastAsia="Times New Roman"/>
                </w:rPr>
                <w:t>MyPortal K12</w:t>
              </w:r>
            </w:hyperlink>
          </w:p>
        </w:tc>
      </w:tr>
      <w:tr w:rsidR="00000000" w14:paraId="51A5A6A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A58795"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4F2E08" w14:textId="77777777" w:rsidR="00000000" w:rsidRDefault="00000000">
            <w:pPr>
              <w:rPr>
                <w:rFonts w:eastAsia="Times New Roman"/>
              </w:rPr>
            </w:pPr>
            <w:r>
              <w:rPr>
                <w:rFonts w:eastAsia="Times New Roman"/>
              </w:rPr>
              <w:t xml:space="preserve">None </w:t>
            </w:r>
          </w:p>
        </w:tc>
      </w:tr>
      <w:tr w:rsidR="00000000" w14:paraId="1132C54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F6FB8E"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1D5AD7" w14:textId="77777777" w:rsidR="00000000" w:rsidRDefault="00000000">
            <w:pPr>
              <w:rPr>
                <w:rFonts w:eastAsia="Times New Roman"/>
              </w:rPr>
            </w:pPr>
            <w:r>
              <w:rPr>
                <w:rFonts w:eastAsia="Times New Roman"/>
              </w:rPr>
              <w:t xml:space="preserve">None </w:t>
            </w:r>
          </w:p>
        </w:tc>
      </w:tr>
      <w:tr w:rsidR="00000000" w14:paraId="6913C2F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C7AA42"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DB81E9" w14:textId="77777777" w:rsidR="00000000" w:rsidRDefault="00000000">
            <w:pPr>
              <w:rPr>
                <w:rFonts w:eastAsia="Times New Roman"/>
              </w:rPr>
            </w:pPr>
            <w:hyperlink r:id="rId10" w:tooltip="PI 4" w:history="1">
              <w:r>
                <w:rPr>
                  <w:rStyle w:val="Hyperlink"/>
                  <w:rFonts w:eastAsia="Times New Roman"/>
                </w:rPr>
                <w:t>PI 4</w:t>
              </w:r>
            </w:hyperlink>
            <w:r>
              <w:rPr>
                <w:rFonts w:eastAsia="Times New Roman"/>
              </w:rPr>
              <w:t xml:space="preserve"> </w:t>
            </w:r>
          </w:p>
        </w:tc>
      </w:tr>
      <w:tr w:rsidR="00000000" w14:paraId="41B9217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2BCA10" w14:textId="77777777" w:rsidR="00000000" w:rsidRDefault="00000000">
            <w:pPr>
              <w:rPr>
                <w:rFonts w:eastAsia="Times New Roman"/>
              </w:rPr>
            </w:pPr>
            <w:r>
              <w:rPr>
                <w:rFonts w:eastAsia="Times New Roman"/>
                <w:b/>
                <w:bCs/>
              </w:rPr>
              <w:t>Security Level: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F3881A" w14:textId="77777777" w:rsidR="00000000" w:rsidRDefault="00000000">
            <w:pPr>
              <w:rPr>
                <w:rFonts w:eastAsia="Times New Roman"/>
              </w:rPr>
            </w:pPr>
            <w:r>
              <w:rPr>
                <w:rFonts w:eastAsia="Times New Roman"/>
              </w:rPr>
              <w:t xml:space="preserve">Open to All </w:t>
            </w:r>
          </w:p>
        </w:tc>
      </w:tr>
      <w:tr w:rsidR="00000000" w14:paraId="1166984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44B747"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3806B8" w14:textId="77777777" w:rsidR="00000000" w:rsidRDefault="00000000">
            <w:pPr>
              <w:rPr>
                <w:rFonts w:eastAsia="Times New Roman"/>
              </w:rPr>
            </w:pPr>
            <w:hyperlink r:id="rId11" w:history="1">
              <w:r>
                <w:rPr>
                  <w:rStyle w:val="Hyperlink"/>
                  <w:rFonts w:eastAsia="Times New Roman"/>
                </w:rPr>
                <w:t>Admin App Features</w:t>
              </w:r>
            </w:hyperlink>
          </w:p>
        </w:tc>
      </w:tr>
    </w:tbl>
    <w:p w14:paraId="27ED016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2AD94E6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5AF6C6"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B9F288"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9A14C2"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1B5002" w14:textId="77777777" w:rsidR="00000000" w:rsidRDefault="00000000">
            <w:pPr>
              <w:rPr>
                <w:rFonts w:eastAsia="Times New Roman"/>
              </w:rPr>
            </w:pPr>
            <w:r>
              <w:rPr>
                <w:rFonts w:eastAsia="Times New Roman"/>
              </w:rPr>
              <w:t xml:space="preserve">High </w:t>
            </w:r>
          </w:p>
        </w:tc>
      </w:tr>
      <w:tr w:rsidR="00000000" w14:paraId="51617B6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A14138"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4FFAF3" w14:textId="77777777" w:rsidR="00000000" w:rsidRDefault="00000000">
            <w:pPr>
              <w:rPr>
                <w:rFonts w:eastAsia="Times New Roman"/>
              </w:rPr>
            </w:pPr>
            <w:hyperlink r:id="rId12" w:history="1">
              <w:r>
                <w:rPr>
                  <w:rStyle w:val="Hyperlink"/>
                  <w:rFonts w:eastAsia="Times New Roman"/>
                </w:rPr>
                <w:t xml:space="preserve">Jacqui Kehoe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5B34FD"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0C9949" w14:textId="77777777" w:rsidR="00000000" w:rsidRDefault="00000000">
            <w:pPr>
              <w:rPr>
                <w:rFonts w:eastAsia="Times New Roman"/>
              </w:rPr>
            </w:pPr>
            <w:r>
              <w:rPr>
                <w:rFonts w:eastAsia="Times New Roman"/>
              </w:rPr>
              <w:t xml:space="preserve">Unassigned </w:t>
            </w:r>
          </w:p>
        </w:tc>
      </w:tr>
      <w:tr w:rsidR="00000000" w14:paraId="2F17638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C72DCE"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34EB17"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2B8E20"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F82104" w14:textId="77777777" w:rsidR="00000000" w:rsidRDefault="00000000">
            <w:pPr>
              <w:rPr>
                <w:rFonts w:eastAsia="Times New Roman"/>
              </w:rPr>
            </w:pPr>
            <w:r>
              <w:rPr>
                <w:rFonts w:eastAsia="Times New Roman"/>
              </w:rPr>
              <w:t xml:space="preserve">0 </w:t>
            </w:r>
          </w:p>
        </w:tc>
      </w:tr>
      <w:tr w:rsidR="00000000" w14:paraId="7280C29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5314E8"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55C55A" w14:textId="77777777" w:rsidR="00000000" w:rsidRDefault="00000000">
            <w:pPr>
              <w:rPr>
                <w:rFonts w:eastAsia="Times New Roman"/>
              </w:rPr>
            </w:pPr>
            <w:r>
              <w:rPr>
                <w:rFonts w:eastAsia="Times New Roman"/>
              </w:rPr>
              <w:t xml:space="preserve">PI4 </w:t>
            </w:r>
          </w:p>
        </w:tc>
      </w:tr>
      <w:tr w:rsidR="00000000" w14:paraId="2F8C352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B62433"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97906A" w14:textId="77777777" w:rsidR="00000000" w:rsidRDefault="00000000">
            <w:pPr>
              <w:rPr>
                <w:rFonts w:eastAsia="Times New Roman"/>
              </w:rPr>
            </w:pPr>
            <w:r>
              <w:rPr>
                <w:rFonts w:eastAsia="Times New Roman"/>
              </w:rPr>
              <w:t xml:space="preserve">Not Specified </w:t>
            </w:r>
          </w:p>
        </w:tc>
      </w:tr>
      <w:tr w:rsidR="00000000" w14:paraId="0C60BFD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E11D8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36622A" w14:textId="77777777" w:rsidR="00000000" w:rsidRDefault="00000000">
            <w:pPr>
              <w:rPr>
                <w:rFonts w:eastAsia="Times New Roman"/>
              </w:rPr>
            </w:pPr>
            <w:r>
              <w:rPr>
                <w:rFonts w:eastAsia="Times New Roman"/>
              </w:rPr>
              <w:t xml:space="preserve">Not Specified </w:t>
            </w:r>
          </w:p>
        </w:tc>
      </w:tr>
      <w:tr w:rsidR="00000000" w14:paraId="77F2A13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ACB275"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472F68" w14:textId="77777777" w:rsidR="00000000" w:rsidRDefault="00000000">
            <w:pPr>
              <w:rPr>
                <w:rFonts w:eastAsia="Times New Roman"/>
              </w:rPr>
            </w:pPr>
            <w:r>
              <w:rPr>
                <w:rFonts w:eastAsia="Times New Roman"/>
              </w:rPr>
              <w:t xml:space="preserve">Not Specified </w:t>
            </w:r>
          </w:p>
        </w:tc>
      </w:tr>
    </w:tbl>
    <w:p w14:paraId="321EAAA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447"/>
        <w:gridCol w:w="10500"/>
      </w:tblGrid>
      <w:tr w:rsidR="00000000" w14:paraId="1822FDD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864241" w14:textId="77777777" w:rsidR="00000000" w:rsidRDefault="00000000">
            <w:pPr>
              <w:rPr>
                <w:rFonts w:eastAsia="Times New Roman"/>
              </w:rPr>
            </w:pPr>
            <w:r>
              <w:rPr>
                <w:rFonts w:eastAsia="Times New Roman"/>
                <w:b/>
                <w:bCs/>
              </w:rPr>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A8932E" w14:textId="77777777" w:rsidR="00000000" w:rsidRDefault="00000000">
            <w:pPr>
              <w:rPr>
                <w:rFonts w:eastAsia="Times New Roman"/>
              </w:rPr>
            </w:pPr>
            <w:r>
              <w:rPr>
                <w:rFonts w:eastAsia="Times New Roman"/>
                <w:noProof/>
              </w:rPr>
              <w:drawing>
                <wp:inline distT="0" distB="0" distL="0" distR="0" wp14:anchorId="043D6721" wp14:editId="42AA0DB1">
                  <wp:extent cx="152400" cy="152400"/>
                  <wp:effectExtent l="0" t="0" r="0" b="0"/>
                  <wp:docPr id="2" name="Picture 2" descr="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 xml:space="preserve">image-20250627-141221 (c94ca39e-5e40-4c57-beca-5e82a2f2c67b).png     </w:t>
            </w:r>
            <w:r>
              <w:rPr>
                <w:rFonts w:eastAsia="Times New Roman"/>
                <w:noProof/>
              </w:rPr>
              <w:drawing>
                <wp:inline distT="0" distB="0" distL="0" distR="0" wp14:anchorId="10DC1BB1" wp14:editId="671F075A">
                  <wp:extent cx="152400" cy="152400"/>
                  <wp:effectExtent l="0" t="0" r="0" b="0"/>
                  <wp:docPr id="3" name="Picture 3" descr="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File"/>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 xml:space="preserve">image-20250627-140826 (05d4bf74-731e-44b6-8d07-e8cbe9cc1fb1).png     </w:t>
            </w:r>
          </w:p>
        </w:tc>
      </w:tr>
      <w:tr w:rsidR="00000000" w14:paraId="7DA37B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70E871"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705"/>
              <w:gridCol w:w="1316"/>
              <w:gridCol w:w="5412"/>
              <w:gridCol w:w="2052"/>
            </w:tblGrid>
            <w:tr w:rsidR="00000000" w14:paraId="02DE8C30"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3391FE89" w14:textId="77777777" w:rsidR="00000000" w:rsidRDefault="00000000">
                  <w:pPr>
                    <w:rPr>
                      <w:rFonts w:eastAsia="Times New Roman"/>
                    </w:rPr>
                  </w:pPr>
                  <w:r>
                    <w:rPr>
                      <w:rFonts w:eastAsia="Times New Roman"/>
                      <w:b/>
                      <w:bCs/>
                    </w:rPr>
                    <w:t>Blocks</w:t>
                  </w:r>
                </w:p>
              </w:tc>
            </w:tr>
            <w:tr w:rsidR="00000000" w14:paraId="4CD9051A"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2EB4CCAE" w14:textId="77777777" w:rsidR="00000000" w:rsidRDefault="00000000">
                  <w:pPr>
                    <w:rPr>
                      <w:rFonts w:eastAsia="Times New Roman"/>
                    </w:rPr>
                  </w:pPr>
                  <w:r>
                    <w:rPr>
                      <w:rFonts w:eastAsia="Times New Roman"/>
                    </w:rPr>
                    <w:t xml:space="preserve">blocks </w:t>
                  </w:r>
                </w:p>
              </w:tc>
              <w:tc>
                <w:tcPr>
                  <w:tcW w:w="0" w:type="auto"/>
                  <w:tcBorders>
                    <w:top w:val="nil"/>
                    <w:left w:val="nil"/>
                    <w:bottom w:val="nil"/>
                    <w:right w:val="nil"/>
                  </w:tcBorders>
                  <w:tcMar>
                    <w:top w:w="30" w:type="dxa"/>
                    <w:left w:w="30" w:type="dxa"/>
                    <w:bottom w:w="30" w:type="dxa"/>
                    <w:right w:w="30" w:type="dxa"/>
                  </w:tcMar>
                  <w:hideMark/>
                </w:tcPr>
                <w:p w14:paraId="691CEE60" w14:textId="77777777" w:rsidR="00000000" w:rsidRDefault="00000000">
                  <w:pPr>
                    <w:rPr>
                      <w:rFonts w:eastAsia="Times New Roman"/>
                    </w:rPr>
                  </w:pPr>
                  <w:hyperlink r:id="rId14" w:history="1">
                    <w:r>
                      <w:rPr>
                        <w:rStyle w:val="Hyperlink"/>
                        <w:rFonts w:eastAsia="Times New Roman"/>
                      </w:rPr>
                      <w:t xml:space="preserve">K12-3189 </w:t>
                    </w:r>
                  </w:hyperlink>
                </w:p>
              </w:tc>
              <w:tc>
                <w:tcPr>
                  <w:tcW w:w="0" w:type="auto"/>
                  <w:tcBorders>
                    <w:top w:val="nil"/>
                    <w:left w:val="nil"/>
                    <w:bottom w:val="nil"/>
                    <w:right w:val="nil"/>
                  </w:tcBorders>
                  <w:tcMar>
                    <w:top w:w="30" w:type="dxa"/>
                    <w:left w:w="30" w:type="dxa"/>
                    <w:bottom w:w="30" w:type="dxa"/>
                    <w:right w:w="30" w:type="dxa"/>
                  </w:tcMar>
                  <w:hideMark/>
                </w:tcPr>
                <w:p w14:paraId="15F1CE71" w14:textId="77777777" w:rsidR="00000000" w:rsidRDefault="00000000">
                  <w:pPr>
                    <w:rPr>
                      <w:rFonts w:eastAsia="Times New Roman"/>
                    </w:rPr>
                  </w:pPr>
                  <w:r>
                    <w:rPr>
                      <w:rFonts w:eastAsia="Times New Roman"/>
                    </w:rPr>
                    <w:t xml:space="preserve">Phase 1 Reports </w:t>
                  </w:r>
                </w:p>
              </w:tc>
              <w:tc>
                <w:tcPr>
                  <w:tcW w:w="0" w:type="auto"/>
                  <w:tcBorders>
                    <w:top w:val="nil"/>
                    <w:left w:val="nil"/>
                    <w:bottom w:val="nil"/>
                    <w:right w:val="nil"/>
                  </w:tcBorders>
                  <w:tcMar>
                    <w:top w:w="30" w:type="dxa"/>
                    <w:left w:w="30" w:type="dxa"/>
                    <w:bottom w:w="30" w:type="dxa"/>
                    <w:right w:w="30" w:type="dxa"/>
                  </w:tcMar>
                  <w:hideMark/>
                </w:tcPr>
                <w:p w14:paraId="7889784C" w14:textId="77777777" w:rsidR="00000000" w:rsidRDefault="00000000">
                  <w:pPr>
                    <w:rPr>
                      <w:rFonts w:eastAsia="Times New Roman"/>
                    </w:rPr>
                  </w:pPr>
                  <w:r>
                    <w:rPr>
                      <w:rFonts w:eastAsia="Times New Roman"/>
                    </w:rPr>
                    <w:t xml:space="preserve">Open </w:t>
                  </w:r>
                </w:p>
              </w:tc>
            </w:tr>
            <w:tr w:rsidR="00000000" w14:paraId="6AB31455"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3CA59C46" w14:textId="77777777" w:rsidR="00000000" w:rsidRDefault="00000000">
                  <w:pPr>
                    <w:rPr>
                      <w:rFonts w:eastAsia="Times New Roman"/>
                    </w:rPr>
                  </w:pPr>
                  <w:r>
                    <w:rPr>
                      <w:rFonts w:eastAsia="Times New Roman"/>
                    </w:rPr>
                    <w:t xml:space="preserve">blocks </w:t>
                  </w:r>
                </w:p>
              </w:tc>
              <w:tc>
                <w:tcPr>
                  <w:tcW w:w="0" w:type="auto"/>
                  <w:tcBorders>
                    <w:top w:val="nil"/>
                    <w:left w:val="nil"/>
                    <w:bottom w:val="nil"/>
                    <w:right w:val="nil"/>
                  </w:tcBorders>
                  <w:tcMar>
                    <w:top w:w="30" w:type="dxa"/>
                    <w:left w:w="30" w:type="dxa"/>
                    <w:bottom w:w="30" w:type="dxa"/>
                    <w:right w:w="30" w:type="dxa"/>
                  </w:tcMar>
                  <w:hideMark/>
                </w:tcPr>
                <w:p w14:paraId="3868FD80" w14:textId="77777777" w:rsidR="00000000" w:rsidRDefault="00000000">
                  <w:pPr>
                    <w:rPr>
                      <w:rFonts w:eastAsia="Times New Roman"/>
                    </w:rPr>
                  </w:pPr>
                  <w:hyperlink r:id="rId15" w:history="1">
                    <w:r>
                      <w:rPr>
                        <w:rStyle w:val="Hyperlink"/>
                        <w:rFonts w:eastAsia="Times New Roman"/>
                      </w:rPr>
                      <w:t xml:space="preserve">K12-3398 </w:t>
                    </w:r>
                  </w:hyperlink>
                </w:p>
              </w:tc>
              <w:tc>
                <w:tcPr>
                  <w:tcW w:w="0" w:type="auto"/>
                  <w:tcBorders>
                    <w:top w:val="nil"/>
                    <w:left w:val="nil"/>
                    <w:bottom w:val="nil"/>
                    <w:right w:val="nil"/>
                  </w:tcBorders>
                  <w:tcMar>
                    <w:top w:w="30" w:type="dxa"/>
                    <w:left w:w="30" w:type="dxa"/>
                    <w:bottom w:w="30" w:type="dxa"/>
                    <w:right w:w="30" w:type="dxa"/>
                  </w:tcMar>
                  <w:hideMark/>
                </w:tcPr>
                <w:p w14:paraId="2ED1E9B3" w14:textId="77777777" w:rsidR="00000000" w:rsidRDefault="00000000">
                  <w:pPr>
                    <w:rPr>
                      <w:rFonts w:eastAsia="Times New Roman"/>
                    </w:rPr>
                  </w:pPr>
                  <w:r>
                    <w:rPr>
                      <w:rFonts w:eastAsia="Times New Roman"/>
                    </w:rPr>
                    <w:t xml:space="preserve">Communication Center: use query build... </w:t>
                  </w:r>
                </w:p>
              </w:tc>
              <w:tc>
                <w:tcPr>
                  <w:tcW w:w="0" w:type="auto"/>
                  <w:tcBorders>
                    <w:top w:val="nil"/>
                    <w:left w:val="nil"/>
                    <w:bottom w:val="nil"/>
                    <w:right w:val="nil"/>
                  </w:tcBorders>
                  <w:tcMar>
                    <w:top w:w="30" w:type="dxa"/>
                    <w:left w:w="30" w:type="dxa"/>
                    <w:bottom w:w="30" w:type="dxa"/>
                    <w:right w:w="30" w:type="dxa"/>
                  </w:tcMar>
                  <w:hideMark/>
                </w:tcPr>
                <w:p w14:paraId="45FF3578" w14:textId="77777777" w:rsidR="00000000" w:rsidRDefault="00000000">
                  <w:pPr>
                    <w:rPr>
                      <w:rFonts w:eastAsia="Times New Roman"/>
                    </w:rPr>
                  </w:pPr>
                  <w:r>
                    <w:rPr>
                      <w:rFonts w:eastAsia="Times New Roman"/>
                    </w:rPr>
                    <w:t xml:space="preserve">Open </w:t>
                  </w:r>
                </w:p>
              </w:tc>
            </w:tr>
            <w:tr w:rsidR="00000000" w14:paraId="1B2A5647"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731FF59D"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2C1E8817" w14:textId="77777777" w:rsidR="00000000" w:rsidRDefault="00000000">
                  <w:pPr>
                    <w:rPr>
                      <w:rFonts w:eastAsia="Times New Roman"/>
                    </w:rPr>
                  </w:pPr>
                  <w:hyperlink r:id="rId16" w:history="1">
                    <w:r>
                      <w:rPr>
                        <w:rStyle w:val="Hyperlink"/>
                        <w:rFonts w:eastAsia="Times New Roman"/>
                      </w:rPr>
                      <w:t xml:space="preserve">K12-3283 </w:t>
                    </w:r>
                  </w:hyperlink>
                </w:p>
              </w:tc>
              <w:tc>
                <w:tcPr>
                  <w:tcW w:w="0" w:type="auto"/>
                  <w:tcBorders>
                    <w:top w:val="nil"/>
                    <w:left w:val="nil"/>
                    <w:bottom w:val="nil"/>
                    <w:right w:val="nil"/>
                  </w:tcBorders>
                  <w:tcMar>
                    <w:top w:w="30" w:type="dxa"/>
                    <w:left w:w="30" w:type="dxa"/>
                    <w:bottom w:w="30" w:type="dxa"/>
                    <w:right w:w="30" w:type="dxa"/>
                  </w:tcMar>
                  <w:hideMark/>
                </w:tcPr>
                <w:p w14:paraId="2A579E2B" w14:textId="77777777" w:rsidR="00000000" w:rsidRDefault="00000000">
                  <w:pPr>
                    <w:rPr>
                      <w:rFonts w:eastAsia="Times New Roman"/>
                    </w:rPr>
                  </w:pPr>
                  <w:r>
                    <w:rPr>
                      <w:rFonts w:eastAsia="Times New Roman"/>
                    </w:rPr>
                    <w:t xml:space="preserve">Enabler - Query usage for Communications </w:t>
                  </w:r>
                </w:p>
              </w:tc>
              <w:tc>
                <w:tcPr>
                  <w:tcW w:w="0" w:type="auto"/>
                  <w:tcBorders>
                    <w:top w:val="nil"/>
                    <w:left w:val="nil"/>
                    <w:bottom w:val="nil"/>
                    <w:right w:val="nil"/>
                  </w:tcBorders>
                  <w:tcMar>
                    <w:top w:w="30" w:type="dxa"/>
                    <w:left w:w="30" w:type="dxa"/>
                    <w:bottom w:w="30" w:type="dxa"/>
                    <w:right w:w="30" w:type="dxa"/>
                  </w:tcMar>
                  <w:hideMark/>
                </w:tcPr>
                <w:p w14:paraId="7E5B99DB" w14:textId="77777777" w:rsidR="00000000" w:rsidRDefault="00000000">
                  <w:pPr>
                    <w:rPr>
                      <w:rFonts w:eastAsia="Times New Roman"/>
                    </w:rPr>
                  </w:pPr>
                  <w:r>
                    <w:rPr>
                      <w:rFonts w:eastAsia="Times New Roman"/>
                    </w:rPr>
                    <w:t xml:space="preserve">Cancelled </w:t>
                  </w:r>
                </w:p>
              </w:tc>
            </w:tr>
            <w:tr w:rsidR="00000000" w14:paraId="515DA37C"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423CB50A"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2DFA12E8" w14:textId="77777777" w:rsidR="00000000" w:rsidRDefault="00000000">
                  <w:pPr>
                    <w:rPr>
                      <w:rFonts w:eastAsia="Times New Roman"/>
                    </w:rPr>
                  </w:pPr>
                  <w:hyperlink r:id="rId17" w:history="1">
                    <w:r>
                      <w:rPr>
                        <w:rStyle w:val="Hyperlink"/>
                        <w:rFonts w:eastAsia="Times New Roman"/>
                      </w:rPr>
                      <w:t xml:space="preserve">K12-3111 </w:t>
                    </w:r>
                  </w:hyperlink>
                </w:p>
              </w:tc>
              <w:tc>
                <w:tcPr>
                  <w:tcW w:w="0" w:type="auto"/>
                  <w:tcBorders>
                    <w:top w:val="nil"/>
                    <w:left w:val="nil"/>
                    <w:bottom w:val="nil"/>
                    <w:right w:val="nil"/>
                  </w:tcBorders>
                  <w:tcMar>
                    <w:top w:w="30" w:type="dxa"/>
                    <w:left w:w="30" w:type="dxa"/>
                    <w:bottom w:w="30" w:type="dxa"/>
                    <w:right w:w="30" w:type="dxa"/>
                  </w:tcMar>
                  <w:hideMark/>
                </w:tcPr>
                <w:p w14:paraId="6DB412B0" w14:textId="77777777" w:rsidR="00000000" w:rsidRDefault="00000000">
                  <w:pPr>
                    <w:rPr>
                      <w:rFonts w:eastAsia="Times New Roman"/>
                    </w:rPr>
                  </w:pPr>
                  <w:r>
                    <w:rPr>
                      <w:rFonts w:eastAsia="Times New Roman"/>
                    </w:rPr>
                    <w:t xml:space="preserve">Enabler - Query Builder Tool </w:t>
                  </w:r>
                </w:p>
              </w:tc>
              <w:tc>
                <w:tcPr>
                  <w:tcW w:w="0" w:type="auto"/>
                  <w:tcBorders>
                    <w:top w:val="nil"/>
                    <w:left w:val="nil"/>
                    <w:bottom w:val="nil"/>
                    <w:right w:val="nil"/>
                  </w:tcBorders>
                  <w:tcMar>
                    <w:top w:w="30" w:type="dxa"/>
                    <w:left w:w="30" w:type="dxa"/>
                    <w:bottom w:w="30" w:type="dxa"/>
                    <w:right w:w="30" w:type="dxa"/>
                  </w:tcMar>
                  <w:hideMark/>
                </w:tcPr>
                <w:p w14:paraId="303DE3EC" w14:textId="77777777" w:rsidR="00000000" w:rsidRDefault="00000000">
                  <w:pPr>
                    <w:rPr>
                      <w:rFonts w:eastAsia="Times New Roman"/>
                    </w:rPr>
                  </w:pPr>
                  <w:r>
                    <w:rPr>
                      <w:rFonts w:eastAsia="Times New Roman"/>
                    </w:rPr>
                    <w:t xml:space="preserve">In Development </w:t>
                  </w:r>
                </w:p>
              </w:tc>
            </w:tr>
            <w:tr w:rsidR="00000000" w14:paraId="403CED79"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1055A238" w14:textId="77777777" w:rsidR="00000000" w:rsidRDefault="00000000">
                  <w:pPr>
                    <w:rPr>
                      <w:rFonts w:eastAsia="Times New Roman"/>
                    </w:rPr>
                  </w:pPr>
                  <w:r>
                    <w:rPr>
                      <w:rFonts w:eastAsia="Times New Roman"/>
                      <w:b/>
                      <w:bCs/>
                    </w:rPr>
                    <w:t>Cloners</w:t>
                  </w:r>
                </w:p>
              </w:tc>
            </w:tr>
            <w:tr w:rsidR="00000000" w14:paraId="4D354DBC"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7C6F1E75" w14:textId="77777777" w:rsidR="00000000" w:rsidRDefault="00000000">
                  <w:pPr>
                    <w:rPr>
                      <w:rFonts w:eastAsia="Times New Roman"/>
                    </w:rPr>
                  </w:pPr>
                  <w:r>
                    <w:rPr>
                      <w:rFonts w:eastAsia="Times New Roman"/>
                    </w:rPr>
                    <w:t xml:space="preserve">is cloned by </w:t>
                  </w:r>
                </w:p>
              </w:tc>
              <w:tc>
                <w:tcPr>
                  <w:tcW w:w="0" w:type="auto"/>
                  <w:tcBorders>
                    <w:top w:val="nil"/>
                    <w:left w:val="nil"/>
                    <w:bottom w:val="nil"/>
                    <w:right w:val="nil"/>
                  </w:tcBorders>
                  <w:tcMar>
                    <w:top w:w="30" w:type="dxa"/>
                    <w:left w:w="30" w:type="dxa"/>
                    <w:bottom w:w="30" w:type="dxa"/>
                    <w:right w:w="30" w:type="dxa"/>
                  </w:tcMar>
                  <w:hideMark/>
                </w:tcPr>
                <w:p w14:paraId="4DF07719" w14:textId="77777777" w:rsidR="00000000" w:rsidRDefault="00000000">
                  <w:pPr>
                    <w:rPr>
                      <w:rFonts w:eastAsia="Times New Roman"/>
                    </w:rPr>
                  </w:pPr>
                  <w:hyperlink r:id="rId18" w:history="1">
                    <w:r>
                      <w:rPr>
                        <w:rStyle w:val="Hyperlink"/>
                        <w:rFonts w:eastAsia="Times New Roman"/>
                      </w:rPr>
                      <w:t xml:space="preserve">K12-3111 </w:t>
                    </w:r>
                  </w:hyperlink>
                </w:p>
              </w:tc>
              <w:tc>
                <w:tcPr>
                  <w:tcW w:w="0" w:type="auto"/>
                  <w:tcBorders>
                    <w:top w:val="nil"/>
                    <w:left w:val="nil"/>
                    <w:bottom w:val="nil"/>
                    <w:right w:val="nil"/>
                  </w:tcBorders>
                  <w:tcMar>
                    <w:top w:w="30" w:type="dxa"/>
                    <w:left w:w="30" w:type="dxa"/>
                    <w:bottom w:w="30" w:type="dxa"/>
                    <w:right w:w="30" w:type="dxa"/>
                  </w:tcMar>
                  <w:hideMark/>
                </w:tcPr>
                <w:p w14:paraId="1D15D905" w14:textId="77777777" w:rsidR="00000000" w:rsidRDefault="00000000">
                  <w:pPr>
                    <w:rPr>
                      <w:rFonts w:eastAsia="Times New Roman"/>
                    </w:rPr>
                  </w:pPr>
                  <w:r>
                    <w:rPr>
                      <w:rFonts w:eastAsia="Times New Roman"/>
                    </w:rPr>
                    <w:t xml:space="preserve">Enabler - Query Builder Tool </w:t>
                  </w:r>
                </w:p>
              </w:tc>
              <w:tc>
                <w:tcPr>
                  <w:tcW w:w="0" w:type="auto"/>
                  <w:tcBorders>
                    <w:top w:val="nil"/>
                    <w:left w:val="nil"/>
                    <w:bottom w:val="nil"/>
                    <w:right w:val="nil"/>
                  </w:tcBorders>
                  <w:tcMar>
                    <w:top w:w="30" w:type="dxa"/>
                    <w:left w:w="30" w:type="dxa"/>
                    <w:bottom w:w="30" w:type="dxa"/>
                    <w:right w:w="30" w:type="dxa"/>
                  </w:tcMar>
                  <w:hideMark/>
                </w:tcPr>
                <w:p w14:paraId="6A334D9C" w14:textId="77777777" w:rsidR="00000000" w:rsidRDefault="00000000">
                  <w:pPr>
                    <w:rPr>
                      <w:rFonts w:eastAsia="Times New Roman"/>
                    </w:rPr>
                  </w:pPr>
                  <w:r>
                    <w:rPr>
                      <w:rFonts w:eastAsia="Times New Roman"/>
                    </w:rPr>
                    <w:t xml:space="preserve">In Development </w:t>
                  </w:r>
                </w:p>
              </w:tc>
            </w:tr>
          </w:tbl>
          <w:p w14:paraId="10F40D00" w14:textId="77777777" w:rsidR="00000000" w:rsidRDefault="00000000">
            <w:pPr>
              <w:rPr>
                <w:rFonts w:eastAsia="Times New Roman"/>
              </w:rPr>
            </w:pPr>
          </w:p>
        </w:tc>
      </w:tr>
      <w:tr w:rsidR="00000000" w14:paraId="1E78239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C43C22" w14:textId="77777777" w:rsidR="00000000" w:rsidRDefault="00000000">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4384F3" w14:textId="77777777" w:rsidR="00000000" w:rsidRDefault="00000000">
            <w:pPr>
              <w:numPr>
                <w:ilvl w:val="0"/>
                <w:numId w:val="1"/>
              </w:numPr>
              <w:spacing w:before="100" w:beforeAutospacing="1" w:after="100" w:afterAutospacing="1"/>
              <w:rPr>
                <w:rFonts w:eastAsia="Times New Roman"/>
              </w:rPr>
            </w:pPr>
            <w:r>
              <w:rPr>
                <w:rFonts w:eastAsia="Times New Roman"/>
                <w:b/>
                <w:bCs/>
              </w:rPr>
              <w:t>Query Creation &amp; Execution</w:t>
            </w:r>
            <w:r>
              <w:rPr>
                <w:rFonts w:eastAsia="Times New Roman"/>
              </w:rPr>
              <w:t xml:space="preserve"> </w:t>
            </w:r>
          </w:p>
          <w:p w14:paraId="2B501247" w14:textId="77777777" w:rsidR="00000000" w:rsidRDefault="00000000">
            <w:pPr>
              <w:numPr>
                <w:ilvl w:val="1"/>
                <w:numId w:val="1"/>
              </w:numPr>
              <w:spacing w:before="100" w:beforeAutospacing="1" w:after="100" w:afterAutospacing="1"/>
              <w:rPr>
                <w:rFonts w:eastAsia="Times New Roman"/>
              </w:rPr>
            </w:pPr>
            <w:r>
              <w:rPr>
                <w:rFonts w:eastAsia="Times New Roman"/>
              </w:rPr>
              <w:t>Users can create ad-hoc queries using multiple parameters and conditions from predefined data fields.</w:t>
            </w:r>
          </w:p>
          <w:p w14:paraId="39DA09E1" w14:textId="77777777" w:rsidR="00000000" w:rsidRDefault="00000000">
            <w:pPr>
              <w:numPr>
                <w:ilvl w:val="1"/>
                <w:numId w:val="1"/>
              </w:numPr>
              <w:spacing w:before="100" w:beforeAutospacing="1" w:after="100" w:afterAutospacing="1"/>
              <w:rPr>
                <w:rFonts w:eastAsia="Times New Roman"/>
              </w:rPr>
            </w:pPr>
            <w:r>
              <w:rPr>
                <w:rFonts w:eastAsia="Times New Roman"/>
              </w:rPr>
              <w:t>Users can join across different SEAA data sources (e.g., students, schools, documents, disbursements).</w:t>
            </w:r>
          </w:p>
          <w:p w14:paraId="7CB9DFA4" w14:textId="77777777" w:rsidR="00000000" w:rsidRDefault="00000000">
            <w:pPr>
              <w:numPr>
                <w:ilvl w:val="1"/>
                <w:numId w:val="1"/>
              </w:numPr>
              <w:spacing w:before="100" w:beforeAutospacing="1" w:after="100" w:afterAutospacing="1"/>
              <w:rPr>
                <w:rFonts w:eastAsia="Times New Roman"/>
              </w:rPr>
            </w:pPr>
            <w:r>
              <w:rPr>
                <w:rFonts w:eastAsia="Times New Roman"/>
              </w:rPr>
              <w:t>Users can preview query parameters and results before execution.</w:t>
            </w:r>
          </w:p>
          <w:p w14:paraId="01C58DCB" w14:textId="77777777" w:rsidR="00000000" w:rsidRDefault="00000000">
            <w:pPr>
              <w:numPr>
                <w:ilvl w:val="0"/>
                <w:numId w:val="1"/>
              </w:numPr>
              <w:spacing w:before="100" w:beforeAutospacing="1" w:after="100" w:afterAutospacing="1"/>
              <w:rPr>
                <w:rFonts w:eastAsia="Times New Roman"/>
              </w:rPr>
            </w:pPr>
            <w:r>
              <w:rPr>
                <w:rFonts w:eastAsia="Times New Roman"/>
                <w:b/>
                <w:bCs/>
              </w:rPr>
              <w:t>Query Management</w:t>
            </w:r>
            <w:r>
              <w:rPr>
                <w:rFonts w:eastAsia="Times New Roman"/>
              </w:rPr>
              <w:t xml:space="preserve"> </w:t>
            </w:r>
          </w:p>
          <w:p w14:paraId="12DD57ED" w14:textId="77777777" w:rsidR="00000000" w:rsidRDefault="00000000">
            <w:pPr>
              <w:numPr>
                <w:ilvl w:val="1"/>
                <w:numId w:val="1"/>
              </w:numPr>
              <w:spacing w:before="100" w:beforeAutospacing="1" w:after="100" w:afterAutospacing="1"/>
              <w:rPr>
                <w:rFonts w:eastAsia="Times New Roman"/>
              </w:rPr>
            </w:pPr>
            <w:r>
              <w:rPr>
                <w:rFonts w:eastAsia="Times New Roman"/>
              </w:rPr>
              <w:t>Users can save queries with custom names for future use.</w:t>
            </w:r>
          </w:p>
          <w:p w14:paraId="5082D4E6" w14:textId="77777777" w:rsidR="00000000" w:rsidRDefault="00000000">
            <w:pPr>
              <w:numPr>
                <w:ilvl w:val="1"/>
                <w:numId w:val="1"/>
              </w:numPr>
              <w:spacing w:before="100" w:beforeAutospacing="1" w:after="100" w:afterAutospacing="1"/>
              <w:rPr>
                <w:rFonts w:eastAsia="Times New Roman"/>
              </w:rPr>
            </w:pPr>
            <w:r>
              <w:rPr>
                <w:rFonts w:eastAsia="Times New Roman"/>
              </w:rPr>
              <w:t>Users can retrieve and modify saved queries.</w:t>
            </w:r>
          </w:p>
          <w:p w14:paraId="462E5611" w14:textId="77777777" w:rsidR="00000000" w:rsidRDefault="00000000">
            <w:pPr>
              <w:numPr>
                <w:ilvl w:val="1"/>
                <w:numId w:val="1"/>
              </w:numPr>
              <w:spacing w:before="100" w:beforeAutospacing="1" w:after="100" w:afterAutospacing="1"/>
              <w:rPr>
                <w:rFonts w:eastAsia="Times New Roman"/>
              </w:rPr>
            </w:pPr>
            <w:r>
              <w:rPr>
                <w:rFonts w:eastAsia="Times New Roman"/>
              </w:rPr>
              <w:lastRenderedPageBreak/>
              <w:t>Users can archive queries; deleted queries are handled without breaking dependent notifications or tasks.</w:t>
            </w:r>
          </w:p>
          <w:p w14:paraId="7AA8B432" w14:textId="77777777" w:rsidR="00000000" w:rsidRDefault="00000000">
            <w:pPr>
              <w:numPr>
                <w:ilvl w:val="1"/>
                <w:numId w:val="1"/>
              </w:numPr>
              <w:spacing w:before="100" w:beforeAutospacing="1" w:after="100" w:afterAutospacing="1"/>
              <w:rPr>
                <w:rFonts w:eastAsia="Times New Roman"/>
              </w:rPr>
            </w:pPr>
            <w:r>
              <w:rPr>
                <w:rFonts w:eastAsia="Times New Roman"/>
              </w:rPr>
              <w:t>Users can reuse existing queries as templates for new ones.</w:t>
            </w:r>
          </w:p>
          <w:p w14:paraId="3515E331" w14:textId="77777777" w:rsidR="00000000" w:rsidRDefault="00000000">
            <w:pPr>
              <w:numPr>
                <w:ilvl w:val="0"/>
                <w:numId w:val="1"/>
              </w:numPr>
              <w:spacing w:before="100" w:beforeAutospacing="1" w:after="100" w:afterAutospacing="1"/>
              <w:rPr>
                <w:rFonts w:eastAsia="Times New Roman"/>
              </w:rPr>
            </w:pPr>
            <w:r>
              <w:rPr>
                <w:rFonts w:eastAsia="Times New Roman"/>
                <w:b/>
                <w:bCs/>
              </w:rPr>
              <w:t>Data Export</w:t>
            </w:r>
            <w:r>
              <w:rPr>
                <w:rFonts w:eastAsia="Times New Roman"/>
              </w:rPr>
              <w:t xml:space="preserve"> </w:t>
            </w:r>
          </w:p>
          <w:p w14:paraId="23B9A08D" w14:textId="77777777" w:rsidR="00000000" w:rsidRDefault="00000000">
            <w:pPr>
              <w:numPr>
                <w:ilvl w:val="1"/>
                <w:numId w:val="1"/>
              </w:numPr>
              <w:spacing w:before="100" w:beforeAutospacing="1" w:after="100" w:afterAutospacing="1"/>
              <w:rPr>
                <w:rFonts w:eastAsia="Times New Roman"/>
              </w:rPr>
            </w:pPr>
            <w:r>
              <w:rPr>
                <w:rFonts w:eastAsia="Times New Roman"/>
              </w:rPr>
              <w:t>Users can export query results in at least two file formats (e.g., Excel and CSV).</w:t>
            </w:r>
          </w:p>
          <w:p w14:paraId="2350FB38" w14:textId="77777777" w:rsidR="00000000" w:rsidRDefault="00000000">
            <w:pPr>
              <w:numPr>
                <w:ilvl w:val="1"/>
                <w:numId w:val="1"/>
              </w:numPr>
              <w:spacing w:before="100" w:beforeAutospacing="1" w:after="100" w:afterAutospacing="1"/>
              <w:rPr>
                <w:rFonts w:eastAsia="Times New Roman"/>
              </w:rPr>
            </w:pPr>
            <w:r>
              <w:rPr>
                <w:rFonts w:eastAsia="Times New Roman"/>
              </w:rPr>
              <w:t>Exported files preserve column integrity (correct headers, data types).</w:t>
            </w:r>
          </w:p>
          <w:p w14:paraId="74C25D72" w14:textId="77777777" w:rsidR="00000000" w:rsidRDefault="00000000">
            <w:pPr>
              <w:numPr>
                <w:ilvl w:val="1"/>
                <w:numId w:val="1"/>
              </w:numPr>
              <w:spacing w:before="100" w:beforeAutospacing="1" w:after="100" w:afterAutospacing="1"/>
              <w:rPr>
                <w:rFonts w:eastAsia="Times New Roman"/>
              </w:rPr>
            </w:pPr>
            <w:r>
              <w:rPr>
                <w:rFonts w:eastAsia="Times New Roman"/>
              </w:rPr>
              <w:t>Users can select which fields/columns to include in the export.</w:t>
            </w:r>
          </w:p>
          <w:p w14:paraId="5F87D0E7" w14:textId="77777777" w:rsidR="00000000" w:rsidRDefault="00000000">
            <w:pPr>
              <w:numPr>
                <w:ilvl w:val="0"/>
                <w:numId w:val="1"/>
              </w:numPr>
              <w:spacing w:before="100" w:beforeAutospacing="1" w:after="100" w:afterAutospacing="1"/>
              <w:rPr>
                <w:rFonts w:eastAsia="Times New Roman"/>
              </w:rPr>
            </w:pPr>
            <w:r>
              <w:rPr>
                <w:rFonts w:eastAsia="Times New Roman"/>
                <w:b/>
                <w:bCs/>
              </w:rPr>
              <w:t>Integration with Admin Features</w:t>
            </w:r>
            <w:r>
              <w:rPr>
                <w:rFonts w:eastAsia="Times New Roman"/>
              </w:rPr>
              <w:t xml:space="preserve"> </w:t>
            </w:r>
          </w:p>
          <w:p w14:paraId="78661CBC" w14:textId="77777777" w:rsidR="00000000" w:rsidRDefault="00000000">
            <w:pPr>
              <w:numPr>
                <w:ilvl w:val="1"/>
                <w:numId w:val="1"/>
              </w:numPr>
              <w:spacing w:before="100" w:beforeAutospacing="1" w:after="100" w:afterAutospacing="1"/>
              <w:rPr>
                <w:rFonts w:eastAsia="Times New Roman"/>
              </w:rPr>
            </w:pPr>
            <w:r>
              <w:rPr>
                <w:rFonts w:eastAsia="Times New Roman"/>
              </w:rPr>
              <w:t>Saved queries can be applied in the Communication Center to generate recipient lists.</w:t>
            </w:r>
          </w:p>
          <w:p w14:paraId="00694AF1" w14:textId="77777777" w:rsidR="00000000" w:rsidRDefault="00000000">
            <w:pPr>
              <w:numPr>
                <w:ilvl w:val="1"/>
                <w:numId w:val="1"/>
              </w:numPr>
              <w:spacing w:before="100" w:beforeAutospacing="1" w:after="100" w:afterAutospacing="1"/>
              <w:rPr>
                <w:rFonts w:eastAsia="Times New Roman"/>
              </w:rPr>
            </w:pPr>
            <w:r>
              <w:rPr>
                <w:rFonts w:eastAsia="Times New Roman"/>
              </w:rPr>
              <w:t>Saved queries can be applied in Tasking for assignment logic.</w:t>
            </w:r>
          </w:p>
          <w:p w14:paraId="626CAFBA" w14:textId="77777777" w:rsidR="00000000" w:rsidRDefault="00000000">
            <w:pPr>
              <w:numPr>
                <w:ilvl w:val="1"/>
                <w:numId w:val="1"/>
              </w:numPr>
              <w:spacing w:before="100" w:beforeAutospacing="1" w:after="100" w:afterAutospacing="1"/>
              <w:rPr>
                <w:rFonts w:eastAsia="Times New Roman"/>
              </w:rPr>
            </w:pPr>
            <w:r>
              <w:rPr>
                <w:rFonts w:eastAsia="Times New Roman"/>
              </w:rPr>
              <w:t>Lightweight filtering functionality is available for quick communication and tasking actions.</w:t>
            </w:r>
          </w:p>
          <w:p w14:paraId="7E9E6AE7" w14:textId="77777777" w:rsidR="00000000" w:rsidRDefault="00000000">
            <w:pPr>
              <w:numPr>
                <w:ilvl w:val="0"/>
                <w:numId w:val="1"/>
              </w:numPr>
              <w:spacing w:before="100" w:beforeAutospacing="1" w:after="100" w:afterAutospacing="1"/>
              <w:rPr>
                <w:rFonts w:eastAsia="Times New Roman"/>
              </w:rPr>
            </w:pPr>
            <w:r>
              <w:rPr>
                <w:rFonts w:eastAsia="Times New Roman"/>
                <w:b/>
                <w:bCs/>
              </w:rPr>
              <w:t>User Experience &amp; Guidance</w:t>
            </w:r>
          </w:p>
        </w:tc>
      </w:tr>
      <w:tr w:rsidR="00000000" w14:paraId="663E54C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F95110" w14:textId="77777777" w:rsidR="00000000" w:rsidRDefault="00000000">
            <w:pPr>
              <w:rPr>
                <w:rFonts w:eastAsia="Times New Roman"/>
              </w:rPr>
            </w:pPr>
            <w:r>
              <w:rPr>
                <w:rFonts w:eastAsia="Times New Roman"/>
                <w:b/>
                <w:bCs/>
              </w:rPr>
              <w:lastRenderedPageBreak/>
              <w:t>Status Update: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A78F0E" w14:textId="77777777" w:rsidR="00000000" w:rsidRDefault="00000000">
            <w:pPr>
              <w:pStyle w:val="NormalWeb"/>
            </w:pPr>
            <w:r>
              <w:rPr>
                <w:rStyle w:val="error"/>
              </w:rPr>
              <w:t>[(3) Teams and Channels | General | Microsoft Teams|https://teams.microsoft.com/v2/?tenantId=3f80a41f-c452-4071-a415-4df4176730e2]</w:t>
            </w:r>
          </w:p>
          <w:p w14:paraId="3B27E76D" w14:textId="77777777" w:rsidR="00000000" w:rsidRDefault="00000000">
            <w:pPr>
              <w:pStyle w:val="NormalWeb"/>
            </w:pPr>
            <w:r>
              <w:t>Develop a query builder feature that allows SEAA administrators, and other stakeholders to create, modify, and execute complex queries to filter and analyze K12 Provider, School and student data. The query builder should enable users to extract meaningful insights easily with an intuitive interface that provides timely accurate results customized to the query being summoned.</w:t>
            </w:r>
          </w:p>
          <w:p w14:paraId="04E61B31" w14:textId="77777777" w:rsidR="00000000" w:rsidRDefault="00000000">
            <w:pPr>
              <w:numPr>
                <w:ilvl w:val="0"/>
                <w:numId w:val="2"/>
              </w:numPr>
              <w:spacing w:before="100" w:beforeAutospacing="1" w:after="100" w:afterAutospacing="1"/>
              <w:rPr>
                <w:rFonts w:eastAsia="Times New Roman"/>
              </w:rPr>
            </w:pPr>
            <w:r>
              <w:rPr>
                <w:rFonts w:eastAsia="Times New Roman"/>
              </w:rPr>
              <w:t xml:space="preserve">Would like to delete a query (currently there are over 400 queries and growing) </w:t>
            </w:r>
          </w:p>
          <w:p w14:paraId="0AADCB12" w14:textId="77777777" w:rsidR="00000000" w:rsidRDefault="00000000">
            <w:pPr>
              <w:numPr>
                <w:ilvl w:val="1"/>
                <w:numId w:val="2"/>
              </w:numPr>
              <w:spacing w:before="100" w:beforeAutospacing="1" w:after="100" w:afterAutospacing="1"/>
              <w:rPr>
                <w:rFonts w:eastAsia="Times New Roman"/>
              </w:rPr>
            </w:pPr>
            <w:r>
              <w:rPr>
                <w:rFonts w:eastAsia="Times New Roman"/>
              </w:rPr>
              <w:t>note: Golden Bridge gave SEAA the ability to delete the queries, however, this caused issues in notifications. GB then removed the ability to delete</w:t>
            </w:r>
          </w:p>
          <w:p w14:paraId="485421B8" w14:textId="77777777" w:rsidR="00000000" w:rsidRDefault="00000000">
            <w:pPr>
              <w:numPr>
                <w:ilvl w:val="0"/>
                <w:numId w:val="2"/>
              </w:numPr>
              <w:spacing w:before="100" w:beforeAutospacing="1" w:after="100" w:afterAutospacing="1"/>
              <w:rPr>
                <w:rFonts w:eastAsia="Times New Roman"/>
              </w:rPr>
            </w:pPr>
            <w:r>
              <w:rPr>
                <w:rFonts w:eastAsia="Times New Roman"/>
              </w:rPr>
              <w:t>A lot of query's are used as reports</w:t>
            </w:r>
          </w:p>
          <w:p w14:paraId="5E9E61D0" w14:textId="77777777" w:rsidR="00000000" w:rsidRDefault="00000000">
            <w:pPr>
              <w:numPr>
                <w:ilvl w:val="0"/>
                <w:numId w:val="2"/>
              </w:numPr>
              <w:spacing w:before="100" w:beforeAutospacing="1" w:after="100" w:afterAutospacing="1"/>
              <w:rPr>
                <w:rFonts w:eastAsia="Times New Roman"/>
              </w:rPr>
            </w:pPr>
            <w:r>
              <w:rPr>
                <w:rFonts w:eastAsia="Times New Roman"/>
              </w:rPr>
              <w:t>Currently no way to relate the data views</w:t>
            </w:r>
          </w:p>
          <w:p w14:paraId="7D1B5DD2" w14:textId="77777777" w:rsidR="00000000" w:rsidRDefault="00000000">
            <w:pPr>
              <w:numPr>
                <w:ilvl w:val="0"/>
                <w:numId w:val="2"/>
              </w:numPr>
              <w:spacing w:before="100" w:beforeAutospacing="1" w:after="100" w:afterAutospacing="1"/>
              <w:rPr>
                <w:rFonts w:eastAsia="Times New Roman"/>
              </w:rPr>
            </w:pPr>
            <w:r>
              <w:rPr>
                <w:rFonts w:eastAsia="Times New Roman"/>
              </w:rPr>
              <w:t>Would like to be able to Archive some old views</w:t>
            </w:r>
          </w:p>
          <w:p w14:paraId="1DEB4BC2" w14:textId="77777777" w:rsidR="00000000" w:rsidRDefault="00000000">
            <w:pPr>
              <w:numPr>
                <w:ilvl w:val="0"/>
                <w:numId w:val="2"/>
              </w:numPr>
              <w:spacing w:before="100" w:beforeAutospacing="1" w:after="100" w:afterAutospacing="1"/>
              <w:rPr>
                <w:rFonts w:eastAsia="Times New Roman"/>
              </w:rPr>
            </w:pPr>
            <w:r>
              <w:rPr>
                <w:rFonts w:eastAsia="Times New Roman"/>
              </w:rPr>
              <w:t>Would like to reuse a query</w:t>
            </w:r>
          </w:p>
          <w:p w14:paraId="66C61EBA" w14:textId="77777777" w:rsidR="00000000" w:rsidRDefault="00000000">
            <w:pPr>
              <w:numPr>
                <w:ilvl w:val="0"/>
                <w:numId w:val="2"/>
              </w:numPr>
              <w:spacing w:before="100" w:beforeAutospacing="1" w:after="100" w:afterAutospacing="1"/>
              <w:rPr>
                <w:rFonts w:eastAsia="Times New Roman"/>
              </w:rPr>
            </w:pPr>
            <w:r>
              <w:rPr>
                <w:rFonts w:eastAsia="Times New Roman"/>
              </w:rPr>
              <w:t>Would like to join the dataviews together…currently this is a view update request</w:t>
            </w:r>
          </w:p>
          <w:p w14:paraId="5995A9D3" w14:textId="77777777" w:rsidR="00000000" w:rsidRDefault="00000000">
            <w:pPr>
              <w:pStyle w:val="NormalWeb"/>
            </w:pPr>
            <w:r>
              <w:rPr>
                <w:rStyle w:val="Emphasis"/>
                <w:b/>
                <w:bCs/>
              </w:rPr>
              <w:t>General Requirements:</w:t>
            </w:r>
          </w:p>
          <w:p w14:paraId="5DA0DED7" w14:textId="77777777" w:rsidR="00000000" w:rsidRDefault="00000000">
            <w:pPr>
              <w:numPr>
                <w:ilvl w:val="0"/>
                <w:numId w:val="3"/>
              </w:numPr>
              <w:spacing w:before="100" w:beforeAutospacing="1" w:after="100" w:afterAutospacing="1"/>
              <w:rPr>
                <w:rFonts w:eastAsia="Times New Roman"/>
              </w:rPr>
            </w:pPr>
            <w:r>
              <w:rPr>
                <w:rFonts w:eastAsia="Times New Roman"/>
              </w:rPr>
              <w:t>Users can select multiple parameters from a predefined list.</w:t>
            </w:r>
          </w:p>
          <w:p w14:paraId="7F91BA1D" w14:textId="77777777" w:rsidR="00000000" w:rsidRDefault="00000000">
            <w:pPr>
              <w:numPr>
                <w:ilvl w:val="0"/>
                <w:numId w:val="3"/>
              </w:numPr>
              <w:spacing w:before="100" w:beforeAutospacing="1" w:after="100" w:afterAutospacing="1"/>
              <w:rPr>
                <w:rFonts w:eastAsia="Times New Roman"/>
              </w:rPr>
            </w:pPr>
            <w:r>
              <w:rPr>
                <w:rFonts w:eastAsia="Times New Roman"/>
              </w:rPr>
              <w:t>Users can specify conditions for each parameter (e.g., greater than, less than).</w:t>
            </w:r>
          </w:p>
          <w:p w14:paraId="149DECD7" w14:textId="77777777" w:rsidR="00000000" w:rsidRDefault="00000000">
            <w:pPr>
              <w:numPr>
                <w:ilvl w:val="0"/>
                <w:numId w:val="3"/>
              </w:numPr>
              <w:spacing w:before="100" w:beforeAutospacing="1" w:after="100" w:afterAutospacing="1"/>
              <w:rPr>
                <w:rFonts w:eastAsia="Times New Roman"/>
              </w:rPr>
            </w:pPr>
            <w:r>
              <w:rPr>
                <w:rFonts w:eastAsia="Times New Roman"/>
              </w:rPr>
              <w:t>Users can view a summary of selected parameters before executing the query.</w:t>
            </w:r>
          </w:p>
          <w:p w14:paraId="0993A2CA" w14:textId="77777777" w:rsidR="00000000" w:rsidRDefault="00000000">
            <w:pPr>
              <w:numPr>
                <w:ilvl w:val="0"/>
                <w:numId w:val="3"/>
              </w:numPr>
              <w:spacing w:before="100" w:beforeAutospacing="1" w:after="100" w:afterAutospacing="1"/>
              <w:rPr>
                <w:rFonts w:eastAsia="Times New Roman"/>
              </w:rPr>
            </w:pPr>
            <w:r>
              <w:rPr>
                <w:rFonts w:eastAsia="Times New Roman"/>
              </w:rPr>
              <w:t xml:space="preserve">Users can save queries with custom names. </w:t>
            </w:r>
          </w:p>
          <w:p w14:paraId="7FD8D913" w14:textId="77777777" w:rsidR="00000000" w:rsidRDefault="00000000">
            <w:pPr>
              <w:numPr>
                <w:ilvl w:val="1"/>
                <w:numId w:val="3"/>
              </w:numPr>
              <w:spacing w:before="100" w:beforeAutospacing="1" w:after="100" w:afterAutospacing="1"/>
              <w:rPr>
                <w:rFonts w:eastAsia="Times New Roman"/>
              </w:rPr>
            </w:pPr>
            <w:r>
              <w:rPr>
                <w:rFonts w:eastAsia="Times New Roman"/>
              </w:rPr>
              <w:t>Users can view a list of saved queries and retrieve them easily.</w:t>
            </w:r>
          </w:p>
          <w:p w14:paraId="3D0CA8DC" w14:textId="77777777" w:rsidR="00000000" w:rsidRDefault="00000000">
            <w:pPr>
              <w:numPr>
                <w:ilvl w:val="1"/>
                <w:numId w:val="3"/>
              </w:numPr>
              <w:spacing w:before="100" w:beforeAutospacing="1" w:after="100" w:afterAutospacing="1"/>
              <w:rPr>
                <w:rFonts w:eastAsia="Times New Roman"/>
              </w:rPr>
            </w:pPr>
            <w:r>
              <w:rPr>
                <w:rFonts w:eastAsia="Times New Roman"/>
              </w:rPr>
              <w:t>Users can delete or modify saved queries.</w:t>
            </w:r>
          </w:p>
          <w:p w14:paraId="29B6DC9C" w14:textId="77777777" w:rsidR="00000000" w:rsidRDefault="00000000">
            <w:pPr>
              <w:numPr>
                <w:ilvl w:val="0"/>
                <w:numId w:val="3"/>
              </w:numPr>
              <w:spacing w:before="100" w:beforeAutospacing="1" w:after="100" w:afterAutospacing="1"/>
              <w:rPr>
                <w:rFonts w:eastAsia="Times New Roman"/>
              </w:rPr>
            </w:pPr>
            <w:r>
              <w:rPr>
                <w:rFonts w:eastAsia="Times New Roman"/>
              </w:rPr>
              <w:t xml:space="preserve">Users can export results in at least two different formats. </w:t>
            </w:r>
          </w:p>
          <w:p w14:paraId="673A1A98" w14:textId="77777777" w:rsidR="00000000" w:rsidRDefault="00000000">
            <w:pPr>
              <w:numPr>
                <w:ilvl w:val="1"/>
                <w:numId w:val="3"/>
              </w:numPr>
              <w:spacing w:before="100" w:beforeAutospacing="1" w:after="100" w:afterAutospacing="1"/>
              <w:rPr>
                <w:rFonts w:eastAsia="Times New Roman"/>
              </w:rPr>
            </w:pPr>
            <w:r>
              <w:rPr>
                <w:rFonts w:eastAsia="Times New Roman"/>
              </w:rPr>
              <w:t>Exported files should maintain the integrity of the data (e.g., correct column headers).</w:t>
            </w:r>
          </w:p>
          <w:p w14:paraId="3B1B35D3" w14:textId="77777777" w:rsidR="00000000" w:rsidRDefault="00000000">
            <w:pPr>
              <w:numPr>
                <w:ilvl w:val="1"/>
                <w:numId w:val="3"/>
              </w:numPr>
              <w:spacing w:before="100" w:beforeAutospacing="1" w:after="100" w:afterAutospacing="1"/>
              <w:rPr>
                <w:rFonts w:eastAsia="Times New Roman"/>
              </w:rPr>
            </w:pPr>
            <w:r>
              <w:rPr>
                <w:rFonts w:eastAsia="Times New Roman"/>
              </w:rPr>
              <w:t>Users can select specific fields/columns to include in the export.</w:t>
            </w:r>
          </w:p>
          <w:p w14:paraId="1DECBC1E" w14:textId="77777777" w:rsidR="00000000" w:rsidRDefault="00000000">
            <w:pPr>
              <w:numPr>
                <w:ilvl w:val="0"/>
                <w:numId w:val="3"/>
              </w:numPr>
              <w:spacing w:before="100" w:beforeAutospacing="1" w:after="100" w:afterAutospacing="1"/>
              <w:rPr>
                <w:rFonts w:eastAsia="Times New Roman"/>
              </w:rPr>
            </w:pPr>
            <w:r>
              <w:rPr>
                <w:rFonts w:eastAsia="Times New Roman"/>
              </w:rPr>
              <w:t xml:space="preserve">Users can toggle between table and visual output formats. </w:t>
            </w:r>
          </w:p>
          <w:p w14:paraId="1DF983EC" w14:textId="77777777" w:rsidR="00000000" w:rsidRDefault="00000000">
            <w:pPr>
              <w:numPr>
                <w:ilvl w:val="1"/>
                <w:numId w:val="3"/>
              </w:numPr>
              <w:spacing w:before="100" w:beforeAutospacing="1" w:after="100" w:afterAutospacing="1"/>
              <w:rPr>
                <w:rFonts w:eastAsia="Times New Roman"/>
              </w:rPr>
            </w:pPr>
            <w:r>
              <w:rPr>
                <w:rFonts w:eastAsia="Times New Roman"/>
              </w:rPr>
              <w:t>Visuals should update dynamically based on the query results.</w:t>
            </w:r>
          </w:p>
          <w:p w14:paraId="0846B0FB" w14:textId="77777777" w:rsidR="00000000" w:rsidRDefault="00000000">
            <w:pPr>
              <w:numPr>
                <w:ilvl w:val="1"/>
                <w:numId w:val="3"/>
              </w:numPr>
              <w:spacing w:before="100" w:beforeAutospacing="1" w:after="100" w:afterAutospacing="1"/>
              <w:rPr>
                <w:rFonts w:eastAsia="Times New Roman"/>
              </w:rPr>
            </w:pPr>
            <w:r>
              <w:rPr>
                <w:rFonts w:eastAsia="Times New Roman"/>
              </w:rPr>
              <w:t>Users can customize which metrics are displayed in the visual outputs.</w:t>
            </w:r>
          </w:p>
          <w:p w14:paraId="1B004229" w14:textId="77777777" w:rsidR="00000000" w:rsidRDefault="00000000">
            <w:pPr>
              <w:numPr>
                <w:ilvl w:val="0"/>
                <w:numId w:val="3"/>
              </w:numPr>
              <w:spacing w:before="100" w:beforeAutospacing="1" w:after="100" w:afterAutospacing="1"/>
              <w:rPr>
                <w:rFonts w:eastAsia="Times New Roman"/>
              </w:rPr>
            </w:pPr>
            <w:r>
              <w:rPr>
                <w:rFonts w:eastAsia="Times New Roman"/>
              </w:rPr>
              <w:t>Users can use the query builder to create complex queries without needing advanced technical skills</w:t>
            </w:r>
          </w:p>
          <w:p w14:paraId="73F6E27A" w14:textId="77777777" w:rsidR="00000000" w:rsidRDefault="00000000">
            <w:pPr>
              <w:numPr>
                <w:ilvl w:val="0"/>
                <w:numId w:val="3"/>
              </w:numPr>
              <w:spacing w:before="100" w:beforeAutospacing="1" w:after="100" w:afterAutospacing="1"/>
              <w:rPr>
                <w:rFonts w:eastAsia="Times New Roman"/>
              </w:rPr>
            </w:pPr>
            <w:r>
              <w:rPr>
                <w:rFonts w:eastAsia="Times New Roman"/>
              </w:rPr>
              <w:t xml:space="preserve">The query builder should have drag-and-drop functionality for selecting fields and parameters. </w:t>
            </w:r>
          </w:p>
          <w:p w14:paraId="615B5C60" w14:textId="77777777" w:rsidR="00000000" w:rsidRDefault="00000000">
            <w:pPr>
              <w:numPr>
                <w:ilvl w:val="1"/>
                <w:numId w:val="3"/>
              </w:numPr>
              <w:spacing w:before="100" w:beforeAutospacing="1" w:after="100" w:afterAutospacing="1"/>
              <w:rPr>
                <w:rFonts w:eastAsia="Times New Roman"/>
              </w:rPr>
            </w:pPr>
            <w:r>
              <w:rPr>
                <w:rFonts w:eastAsia="Times New Roman"/>
              </w:rPr>
              <w:lastRenderedPageBreak/>
              <w:t>Tooltips and help icons should be available for user guidance.</w:t>
            </w:r>
          </w:p>
          <w:p w14:paraId="08F3CB09" w14:textId="77777777" w:rsidR="00000000" w:rsidRDefault="00000000">
            <w:pPr>
              <w:pStyle w:val="NormalWeb"/>
            </w:pPr>
            <w:r>
              <w:rPr>
                <w:rStyle w:val="Emphasis"/>
                <w:b/>
                <w:bCs/>
              </w:rPr>
              <w:t>SEAA Specific Query Builder Topics:</w:t>
            </w:r>
          </w:p>
          <w:p w14:paraId="0BC0CAED" w14:textId="77777777" w:rsidR="00000000" w:rsidRDefault="00000000">
            <w:pPr>
              <w:numPr>
                <w:ilvl w:val="0"/>
                <w:numId w:val="4"/>
              </w:numPr>
              <w:spacing w:before="100" w:beforeAutospacing="1" w:after="100" w:afterAutospacing="1"/>
              <w:rPr>
                <w:rFonts w:eastAsia="Times New Roman"/>
              </w:rPr>
            </w:pPr>
            <w:ins w:id="0" w:author="Unknown">
              <w:r>
                <w:rPr>
                  <w:rFonts w:eastAsia="Times New Roman"/>
                </w:rPr>
                <w:t>Ideas:</w:t>
              </w:r>
            </w:ins>
            <w:r>
              <w:rPr>
                <w:rFonts w:eastAsia="Times New Roman"/>
              </w:rPr>
              <w:t xml:space="preserve"> Implement batch processing features to handle bulk updates or communications, significantly cutting down on individual processing time.​ Part of queries, to run on a schedule to determine compliance, and outreach if they’re missing documents, etc. Perhaps use automated messaging, done once a week, highlighting current status updates.  </w:t>
            </w:r>
          </w:p>
          <w:p w14:paraId="7E35917A" w14:textId="77777777" w:rsidR="00000000" w:rsidRDefault="00000000">
            <w:pPr>
              <w:numPr>
                <w:ilvl w:val="0"/>
                <w:numId w:val="4"/>
              </w:numPr>
              <w:spacing w:before="100" w:beforeAutospacing="1" w:after="100" w:afterAutospacing="1"/>
              <w:rPr>
                <w:rFonts w:eastAsia="Times New Roman"/>
              </w:rPr>
            </w:pPr>
            <w:r>
              <w:rPr>
                <w:rFonts w:eastAsia="Times New Roman"/>
              </w:rPr>
              <w:t>utilize queries for sending alerts and notifications</w:t>
            </w:r>
          </w:p>
          <w:p w14:paraId="681AFC0A" w14:textId="77777777" w:rsidR="00000000" w:rsidRDefault="00000000">
            <w:pPr>
              <w:numPr>
                <w:ilvl w:val="0"/>
                <w:numId w:val="4"/>
              </w:numPr>
              <w:spacing w:before="100" w:beforeAutospacing="1" w:after="100" w:afterAutospacing="1"/>
              <w:rPr>
                <w:rFonts w:eastAsia="Times New Roman"/>
              </w:rPr>
            </w:pPr>
            <w:r>
              <w:rPr>
                <w:rFonts w:eastAsia="Times New Roman"/>
              </w:rPr>
              <w:t>emails</w:t>
            </w:r>
          </w:p>
          <w:p w14:paraId="6E43FC3F" w14:textId="77777777" w:rsidR="00000000" w:rsidRDefault="00000000">
            <w:pPr>
              <w:numPr>
                <w:ilvl w:val="0"/>
                <w:numId w:val="4"/>
              </w:numPr>
              <w:spacing w:before="100" w:beforeAutospacing="1" w:after="100" w:afterAutospacing="1"/>
              <w:rPr>
                <w:rFonts w:eastAsia="Times New Roman"/>
              </w:rPr>
            </w:pPr>
            <w:r>
              <w:rPr>
                <w:rFonts w:eastAsia="Times New Roman"/>
              </w:rPr>
              <w:t xml:space="preserve">reports </w:t>
            </w:r>
          </w:p>
          <w:p w14:paraId="4130FD50" w14:textId="77777777" w:rsidR="00000000" w:rsidRDefault="00000000">
            <w:pPr>
              <w:numPr>
                <w:ilvl w:val="1"/>
                <w:numId w:val="4"/>
              </w:numPr>
              <w:spacing w:before="100" w:beforeAutospacing="1" w:after="100" w:afterAutospacing="1"/>
              <w:rPr>
                <w:rFonts w:eastAsia="Times New Roman"/>
              </w:rPr>
            </w:pPr>
            <w:r>
              <w:rPr>
                <w:rFonts w:eastAsia="Times New Roman"/>
              </w:rPr>
              <w:t>when they are doing disbursements they are running various reports across various data sets, exporting to excel and massaging the data - would be good if we can keep them in the tool instead of exporting to excel. (could push this to a Phase 2 if complex)</w:t>
            </w:r>
          </w:p>
          <w:p w14:paraId="0F72CCCB" w14:textId="77777777" w:rsidR="00000000" w:rsidRDefault="00000000">
            <w:pPr>
              <w:numPr>
                <w:ilvl w:val="0"/>
                <w:numId w:val="4"/>
              </w:numPr>
              <w:spacing w:before="100" w:beforeAutospacing="1" w:after="100" w:afterAutospacing="1"/>
              <w:rPr>
                <w:rFonts w:eastAsia="Times New Roman"/>
              </w:rPr>
            </w:pPr>
            <w:r>
              <w:rPr>
                <w:rFonts w:eastAsia="Times New Roman"/>
              </w:rPr>
              <w:t>supporting awarding and eligibility determination</w:t>
            </w:r>
          </w:p>
          <w:p w14:paraId="42273C59" w14:textId="77777777" w:rsidR="00000000" w:rsidRDefault="00000000">
            <w:pPr>
              <w:pStyle w:val="NormalWeb"/>
            </w:pPr>
            <w:r>
              <w:rPr>
                <w:rStyle w:val="Emphasis"/>
                <w:b/>
                <w:bCs/>
              </w:rPr>
              <w:t>SEAA Current State Functionality Query Builder</w:t>
            </w:r>
            <w:r>
              <w:t xml:space="preserve"> </w:t>
            </w:r>
          </w:p>
          <w:p w14:paraId="7642E970" w14:textId="77777777" w:rsidR="00000000" w:rsidRDefault="00000000">
            <w:pPr>
              <w:numPr>
                <w:ilvl w:val="0"/>
                <w:numId w:val="5"/>
              </w:numPr>
              <w:spacing w:before="100" w:beforeAutospacing="1" w:after="100" w:afterAutospacing="1"/>
              <w:rPr>
                <w:rFonts w:eastAsia="Times New Roman"/>
              </w:rPr>
            </w:pPr>
            <w:r>
              <w:rPr>
                <w:rFonts w:eastAsia="Times New Roman"/>
              </w:rPr>
              <w:t>Current Named Data Sources are the following - attaching screen shot to view</w:t>
            </w:r>
          </w:p>
          <w:p w14:paraId="000255FE" w14:textId="77777777" w:rsidR="00000000" w:rsidRDefault="00000000">
            <w:pPr>
              <w:numPr>
                <w:ilvl w:val="0"/>
                <w:numId w:val="5"/>
              </w:numPr>
              <w:spacing w:before="100" w:beforeAutospacing="1" w:after="100" w:afterAutospacing="1"/>
              <w:rPr>
                <w:rFonts w:eastAsia="Times New Roman"/>
              </w:rPr>
            </w:pPr>
            <w:r>
              <w:rPr>
                <w:rFonts w:eastAsia="Times New Roman"/>
                <w:noProof/>
              </w:rPr>
              <w:drawing>
                <wp:inline distT="0" distB="0" distL="0" distR="0" wp14:anchorId="2C69EE6C" wp14:editId="76EC8032">
                  <wp:extent cx="6172200" cy="424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6172200" cy="4248150"/>
                          </a:xfrm>
                          <a:prstGeom prst="rect">
                            <a:avLst/>
                          </a:prstGeom>
                          <a:noFill/>
                          <a:ln>
                            <a:noFill/>
                          </a:ln>
                        </pic:spPr>
                      </pic:pic>
                    </a:graphicData>
                  </a:graphic>
                </wp:inline>
              </w:drawing>
            </w:r>
          </w:p>
          <w:p w14:paraId="74A99EC1" w14:textId="77777777" w:rsidR="00000000" w:rsidRDefault="00000000">
            <w:pPr>
              <w:numPr>
                <w:ilvl w:val="0"/>
                <w:numId w:val="6"/>
              </w:numPr>
              <w:spacing w:before="100" w:beforeAutospacing="1" w:after="100" w:afterAutospacing="1"/>
              <w:ind w:left="1440"/>
              <w:rPr>
                <w:rFonts w:eastAsia="Times New Roman"/>
              </w:rPr>
            </w:pPr>
          </w:p>
          <w:p w14:paraId="2A3C35C5" w14:textId="77777777" w:rsidR="00000000" w:rsidRDefault="00000000">
            <w:pPr>
              <w:numPr>
                <w:ilvl w:val="1"/>
                <w:numId w:val="6"/>
              </w:numPr>
              <w:spacing w:before="100" w:beforeAutospacing="1" w:after="100" w:afterAutospacing="1"/>
              <w:rPr>
                <w:rFonts w:eastAsia="Times New Roman"/>
              </w:rPr>
            </w:pPr>
            <w:r>
              <w:rPr>
                <w:rFonts w:eastAsia="Times New Roman"/>
              </w:rPr>
              <w:t>Notifications -</w:t>
            </w:r>
          </w:p>
          <w:p w14:paraId="62E79E4E" w14:textId="77777777" w:rsidR="00000000" w:rsidRDefault="00000000">
            <w:pPr>
              <w:numPr>
                <w:ilvl w:val="1"/>
                <w:numId w:val="6"/>
              </w:numPr>
              <w:spacing w:before="100" w:beforeAutospacing="1" w:after="100" w:afterAutospacing="1"/>
              <w:rPr>
                <w:rFonts w:eastAsia="Times New Roman"/>
              </w:rPr>
            </w:pPr>
            <w:r>
              <w:rPr>
                <w:rFonts w:eastAsia="Times New Roman"/>
              </w:rPr>
              <w:lastRenderedPageBreak/>
              <w:t>K12 - Student Data</w:t>
            </w:r>
          </w:p>
          <w:p w14:paraId="6AB10B12" w14:textId="77777777" w:rsidR="00000000" w:rsidRDefault="00000000">
            <w:pPr>
              <w:numPr>
                <w:ilvl w:val="1"/>
                <w:numId w:val="6"/>
              </w:numPr>
              <w:spacing w:before="100" w:beforeAutospacing="1" w:after="100" w:afterAutospacing="1"/>
              <w:rPr>
                <w:rFonts w:eastAsia="Times New Roman"/>
              </w:rPr>
            </w:pPr>
            <w:r>
              <w:rPr>
                <w:rFonts w:eastAsia="Times New Roman"/>
              </w:rPr>
              <w:t>K12 - School Data</w:t>
            </w:r>
          </w:p>
          <w:p w14:paraId="2502B198" w14:textId="77777777" w:rsidR="00000000" w:rsidRDefault="00000000">
            <w:pPr>
              <w:numPr>
                <w:ilvl w:val="1"/>
                <w:numId w:val="6"/>
              </w:numPr>
              <w:spacing w:before="100" w:beforeAutospacing="1" w:after="100" w:afterAutospacing="1"/>
              <w:rPr>
                <w:rFonts w:eastAsia="Times New Roman"/>
              </w:rPr>
            </w:pPr>
            <w:r>
              <w:rPr>
                <w:rFonts w:eastAsia="Times New Roman"/>
              </w:rPr>
              <w:t>K12 - School Document Tracking</w:t>
            </w:r>
          </w:p>
          <w:p w14:paraId="7363D7F3" w14:textId="77777777" w:rsidR="00000000" w:rsidRDefault="00000000">
            <w:pPr>
              <w:numPr>
                <w:ilvl w:val="1"/>
                <w:numId w:val="6"/>
              </w:numPr>
              <w:spacing w:before="100" w:beforeAutospacing="1" w:after="100" w:afterAutospacing="1"/>
              <w:rPr>
                <w:rFonts w:eastAsia="Times New Roman"/>
              </w:rPr>
            </w:pPr>
            <w:r>
              <w:rPr>
                <w:rFonts w:eastAsia="Times New Roman"/>
              </w:rPr>
              <w:t>Recipient Document Tracking - Tasks</w:t>
            </w:r>
          </w:p>
          <w:p w14:paraId="58608D45" w14:textId="77777777" w:rsidR="00000000" w:rsidRDefault="00000000">
            <w:pPr>
              <w:numPr>
                <w:ilvl w:val="1"/>
                <w:numId w:val="6"/>
              </w:numPr>
              <w:spacing w:before="100" w:beforeAutospacing="1" w:after="100" w:afterAutospacing="1"/>
              <w:rPr>
                <w:rFonts w:eastAsia="Times New Roman"/>
              </w:rPr>
            </w:pPr>
            <w:r>
              <w:rPr>
                <w:rFonts w:eastAsia="Times New Roman"/>
              </w:rPr>
              <w:t>Recipient Document Tracking - Documents</w:t>
            </w:r>
          </w:p>
          <w:p w14:paraId="0B1883FC" w14:textId="77777777" w:rsidR="00000000" w:rsidRDefault="00000000">
            <w:pPr>
              <w:numPr>
                <w:ilvl w:val="1"/>
                <w:numId w:val="6"/>
              </w:numPr>
              <w:spacing w:before="100" w:beforeAutospacing="1" w:after="100" w:afterAutospacing="1"/>
              <w:rPr>
                <w:rFonts w:eastAsia="Times New Roman"/>
              </w:rPr>
            </w:pPr>
            <w:r>
              <w:rPr>
                <w:rFonts w:eastAsia="Times New Roman"/>
              </w:rPr>
              <w:t>Task Pad Tracking</w:t>
            </w:r>
          </w:p>
          <w:p w14:paraId="468C0DF3" w14:textId="77777777" w:rsidR="00000000" w:rsidRDefault="00000000">
            <w:pPr>
              <w:numPr>
                <w:ilvl w:val="1"/>
                <w:numId w:val="6"/>
              </w:numPr>
              <w:spacing w:before="100" w:beforeAutospacing="1" w:after="100" w:afterAutospacing="1"/>
              <w:rPr>
                <w:rFonts w:eastAsia="Times New Roman"/>
              </w:rPr>
            </w:pPr>
            <w:r>
              <w:rPr>
                <w:rFonts w:eastAsia="Times New Roman"/>
              </w:rPr>
              <w:t>Disbursements</w:t>
            </w:r>
          </w:p>
          <w:p w14:paraId="05FFEDFC" w14:textId="77777777" w:rsidR="00000000" w:rsidRDefault="00000000">
            <w:pPr>
              <w:numPr>
                <w:ilvl w:val="0"/>
                <w:numId w:val="6"/>
              </w:numPr>
              <w:spacing w:before="100" w:beforeAutospacing="1" w:after="100" w:afterAutospacing="1"/>
              <w:rPr>
                <w:rFonts w:eastAsia="Times New Roman"/>
              </w:rPr>
            </w:pPr>
            <w:r>
              <w:rPr>
                <w:rFonts w:eastAsia="Times New Roman"/>
              </w:rPr>
              <w:t>Currently - after one of the above is selected (example below is K12 Student Data selected) - attaching screen shot to view</w:t>
            </w:r>
          </w:p>
          <w:p w14:paraId="465993B2" w14:textId="77777777" w:rsidR="00000000" w:rsidRDefault="00000000">
            <w:pPr>
              <w:numPr>
                <w:ilvl w:val="0"/>
                <w:numId w:val="6"/>
              </w:numPr>
              <w:spacing w:before="100" w:beforeAutospacing="1" w:after="100" w:afterAutospacing="1"/>
              <w:rPr>
                <w:rFonts w:eastAsia="Times New Roman"/>
              </w:rPr>
            </w:pPr>
            <w:r>
              <w:rPr>
                <w:rFonts w:eastAsia="Times New Roman"/>
                <w:noProof/>
              </w:rPr>
              <w:drawing>
                <wp:inline distT="0" distB="0" distL="0" distR="0" wp14:anchorId="69FEEBA2" wp14:editId="73A28E39">
                  <wp:extent cx="5886450" cy="5448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5886450" cy="5448300"/>
                          </a:xfrm>
                          <a:prstGeom prst="rect">
                            <a:avLst/>
                          </a:prstGeom>
                          <a:noFill/>
                          <a:ln>
                            <a:noFill/>
                          </a:ln>
                        </pic:spPr>
                      </pic:pic>
                    </a:graphicData>
                  </a:graphic>
                </wp:inline>
              </w:drawing>
            </w:r>
          </w:p>
          <w:p w14:paraId="7583E183" w14:textId="77777777" w:rsidR="00000000" w:rsidRDefault="00000000">
            <w:pPr>
              <w:numPr>
                <w:ilvl w:val="0"/>
                <w:numId w:val="7"/>
              </w:numPr>
              <w:spacing w:before="100" w:beforeAutospacing="1" w:after="100" w:afterAutospacing="1"/>
              <w:ind w:left="1440"/>
              <w:rPr>
                <w:rFonts w:eastAsia="Times New Roman"/>
              </w:rPr>
            </w:pPr>
          </w:p>
          <w:p w14:paraId="5F6F543A" w14:textId="77777777" w:rsidR="00000000" w:rsidRDefault="00000000">
            <w:pPr>
              <w:numPr>
                <w:ilvl w:val="1"/>
                <w:numId w:val="7"/>
              </w:numPr>
              <w:spacing w:before="100" w:beforeAutospacing="1" w:after="100" w:afterAutospacing="1"/>
              <w:rPr>
                <w:rFonts w:eastAsia="Times New Roman"/>
              </w:rPr>
            </w:pPr>
            <w:r>
              <w:rPr>
                <w:rFonts w:eastAsia="Times New Roman"/>
              </w:rPr>
              <w:t xml:space="preserve">user can select the fields to use to query upon </w:t>
            </w:r>
          </w:p>
          <w:p w14:paraId="4CFF15CD" w14:textId="77777777" w:rsidR="00000000" w:rsidRDefault="00000000">
            <w:pPr>
              <w:numPr>
                <w:ilvl w:val="2"/>
                <w:numId w:val="7"/>
              </w:numPr>
              <w:spacing w:before="100" w:beforeAutospacing="1" w:after="100" w:afterAutospacing="1"/>
              <w:rPr>
                <w:rFonts w:eastAsia="Times New Roman"/>
              </w:rPr>
            </w:pPr>
            <w:r>
              <w:rPr>
                <w:rFonts w:eastAsia="Times New Roman"/>
              </w:rPr>
              <w:t>view selection box; Filter selection box; Field Name; Description; Sample data</w:t>
            </w:r>
          </w:p>
          <w:p w14:paraId="70F4466A" w14:textId="77777777" w:rsidR="00000000" w:rsidRDefault="00000000">
            <w:pPr>
              <w:numPr>
                <w:ilvl w:val="1"/>
                <w:numId w:val="7"/>
              </w:numPr>
              <w:spacing w:before="100" w:beforeAutospacing="1" w:after="100" w:afterAutospacing="1"/>
              <w:rPr>
                <w:rFonts w:eastAsia="Times New Roman"/>
              </w:rPr>
            </w:pPr>
            <w:r>
              <w:rPr>
                <w:rFonts w:eastAsia="Times New Roman"/>
              </w:rPr>
              <w:t>fields selected will populate in query established -</w:t>
            </w:r>
          </w:p>
        </w:tc>
      </w:tr>
      <w:tr w:rsidR="00000000" w14:paraId="32D453F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4660E2" w14:textId="77777777" w:rsidR="00000000" w:rsidRDefault="00000000">
            <w:pPr>
              <w:rPr>
                <w:rFonts w:eastAsia="Times New Roman"/>
              </w:rPr>
            </w:pPr>
            <w:r>
              <w:rPr>
                <w:rFonts w:eastAsia="Times New Roman"/>
                <w:b/>
                <w:bCs/>
              </w:rPr>
              <w:lastRenderedPageBreak/>
              <w:t>Team:</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FF7FBE" w14:textId="77777777" w:rsidR="00000000" w:rsidRDefault="00000000">
            <w:pPr>
              <w:rPr>
                <w:rFonts w:eastAsia="Times New Roman"/>
              </w:rPr>
            </w:pPr>
          </w:p>
        </w:tc>
      </w:tr>
      <w:tr w:rsidR="00000000" w14:paraId="33A1004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A739CD"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6130FC" w14:textId="77777777" w:rsidR="00000000" w:rsidRDefault="00000000">
            <w:pPr>
              <w:rPr>
                <w:rFonts w:eastAsia="Times New Roman"/>
              </w:rPr>
            </w:pPr>
          </w:p>
        </w:tc>
      </w:tr>
      <w:tr w:rsidR="00000000" w14:paraId="1636030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945745" w14:textId="77777777" w:rsidR="00000000" w:rsidRDefault="00000000">
            <w:pPr>
              <w:rPr>
                <w:rFonts w:eastAsia="Times New Roman"/>
              </w:rPr>
            </w:pPr>
            <w:r>
              <w:rPr>
                <w:rFonts w:eastAsia="Times New Roman"/>
                <w:b/>
                <w:bCs/>
              </w:rPr>
              <w:t>Health:</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E4C3BD" w14:textId="77777777" w:rsidR="00000000" w:rsidRDefault="00000000">
            <w:pPr>
              <w:divId w:val="1397826441"/>
              <w:rPr>
                <w:rFonts w:eastAsia="Times New Roman"/>
              </w:rPr>
            </w:pPr>
            <w:r>
              <w:rPr>
                <w:rFonts w:eastAsia="Times New Roman"/>
              </w:rPr>
              <w:t xml:space="preserve">Green </w:t>
            </w:r>
          </w:p>
        </w:tc>
      </w:tr>
    </w:tbl>
    <w:p w14:paraId="311FD7F3"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6109DFD" w14:textId="77777777">
        <w:trPr>
          <w:tblCellSpacing w:w="0" w:type="dxa"/>
          <w:jc w:val="center"/>
        </w:trPr>
        <w:tc>
          <w:tcPr>
            <w:tcW w:w="50" w:type="pct"/>
            <w:shd w:val="clear" w:color="auto" w:fill="BBBBBB"/>
            <w:noWrap/>
            <w:vAlign w:val="center"/>
            <w:hideMark/>
          </w:tcPr>
          <w:p w14:paraId="2DAC5108"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46AD6BE2" w14:textId="77777777" w:rsidR="00000000" w:rsidRDefault="00000000">
            <w:pPr>
              <w:rPr>
                <w:rFonts w:eastAsia="Times New Roman"/>
              </w:rPr>
            </w:pPr>
            <w:r>
              <w:rPr>
                <w:rFonts w:eastAsia="Times New Roman"/>
              </w:rPr>
              <w:t> </w:t>
            </w:r>
          </w:p>
        </w:tc>
      </w:tr>
    </w:tbl>
    <w:p w14:paraId="4689A111"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1406EDAD"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8F4DED2" w14:textId="77777777" w:rsidR="00000000" w:rsidRDefault="00000000">
            <w:pPr>
              <w:pStyle w:val="NormalWeb"/>
            </w:pPr>
            <w:r>
              <w:t>SEAA Administrators currently lack a robust, intuitive way to create, manage, and act upon queries across student, school, and provider data. While some query functionality exists, it is fragmented, limited in scope, and often requires exporting to Excel for additional work. Administrators face challenges in generating ad-hoc queries, reusing saved queries, and leveraging them within key features like notifications, communications, and tasking. The inability to easily join multiple datasets, archive/delete outdated queries, or run automated/batch queries hinders efficiency, creates duplication, and drives users to external tools.</w:t>
            </w:r>
          </w:p>
          <w:p w14:paraId="5514E95E" w14:textId="77777777" w:rsidR="00000000" w:rsidRDefault="00000000">
            <w:pPr>
              <w:pStyle w:val="NormalWeb"/>
            </w:pPr>
            <w:r>
              <w:t>This presents an opportunity to provide a centralized, modern query builder (leveraging Cube.js and Superset) that empowers admins to directly filter, analyze, and act on SEAA data without advanced technical skills.</w:t>
            </w:r>
          </w:p>
          <w:p w14:paraId="1E499524" w14:textId="77777777" w:rsidR="00000000" w:rsidRDefault="00000000">
            <w:pPr>
              <w:rPr>
                <w:rFonts w:eastAsia="Times New Roman"/>
              </w:rPr>
            </w:pPr>
            <w:r>
              <w:rPr>
                <w:rFonts w:eastAsia="Times New Roman"/>
              </w:rPr>
              <w:pict w14:anchorId="3E3721E2">
                <v:rect id="_x0000_i1030" style="width:0;height:1.5pt" o:hralign="center" o:hrstd="t" o:hr="t" fillcolor="#a0a0a0" stroked="f"/>
              </w:pict>
            </w:r>
          </w:p>
          <w:p w14:paraId="07EB3F54" w14:textId="77777777" w:rsidR="00000000" w:rsidRDefault="00000000">
            <w:pPr>
              <w:pStyle w:val="Heading3"/>
              <w:rPr>
                <w:rFonts w:eastAsia="Times New Roman"/>
              </w:rPr>
            </w:pPr>
            <w:bookmarkStart w:id="1" w:name="DesiredOutcome%2FGoal"/>
            <w:bookmarkEnd w:id="1"/>
            <w:r>
              <w:rPr>
                <w:rFonts w:eastAsia="Times New Roman"/>
              </w:rPr>
              <w:t>Desired Outcome / Goal</w:t>
            </w:r>
          </w:p>
          <w:p w14:paraId="66E9244C" w14:textId="77777777" w:rsidR="00000000" w:rsidRDefault="00000000">
            <w:pPr>
              <w:pStyle w:val="NormalWeb"/>
            </w:pPr>
            <w:r>
              <w:t xml:space="preserve">By completing this epic, SEAA Administrators and other stakeholders will have a </w:t>
            </w:r>
            <w:r>
              <w:rPr>
                <w:b/>
                <w:bCs/>
              </w:rPr>
              <w:t>full-featured, user-friendly query builder</w:t>
            </w:r>
            <w:r>
              <w:t xml:space="preserve"> that allows them to:</w:t>
            </w:r>
          </w:p>
          <w:p w14:paraId="19226CF3" w14:textId="77777777" w:rsidR="00000000" w:rsidRDefault="00000000">
            <w:pPr>
              <w:numPr>
                <w:ilvl w:val="0"/>
                <w:numId w:val="8"/>
              </w:numPr>
              <w:spacing w:before="100" w:beforeAutospacing="1" w:after="100" w:afterAutospacing="1"/>
              <w:rPr>
                <w:rFonts w:eastAsia="Times New Roman"/>
              </w:rPr>
            </w:pPr>
            <w:r>
              <w:rPr>
                <w:rFonts w:eastAsia="Times New Roman"/>
              </w:rPr>
              <w:t>Create and execute robust ad-hoc queries.</w:t>
            </w:r>
          </w:p>
          <w:p w14:paraId="58BA6AFC" w14:textId="77777777" w:rsidR="00000000" w:rsidRDefault="00000000">
            <w:pPr>
              <w:numPr>
                <w:ilvl w:val="0"/>
                <w:numId w:val="8"/>
              </w:numPr>
              <w:spacing w:before="100" w:beforeAutospacing="1" w:after="100" w:afterAutospacing="1"/>
              <w:rPr>
                <w:rFonts w:eastAsia="Times New Roman"/>
              </w:rPr>
            </w:pPr>
            <w:r>
              <w:rPr>
                <w:rFonts w:eastAsia="Times New Roman"/>
              </w:rPr>
              <w:t>Save, modify, archive, and reuse queries.</w:t>
            </w:r>
          </w:p>
          <w:p w14:paraId="02A7350B" w14:textId="77777777" w:rsidR="00000000" w:rsidRDefault="00000000">
            <w:pPr>
              <w:numPr>
                <w:ilvl w:val="0"/>
                <w:numId w:val="8"/>
              </w:numPr>
              <w:spacing w:before="100" w:beforeAutospacing="1" w:after="100" w:afterAutospacing="1"/>
              <w:rPr>
                <w:rFonts w:eastAsia="Times New Roman"/>
              </w:rPr>
            </w:pPr>
            <w:r>
              <w:rPr>
                <w:rFonts w:eastAsia="Times New Roman"/>
              </w:rPr>
              <w:t>Export query results in multiple formats (e.g., Excel, CSV).</w:t>
            </w:r>
          </w:p>
          <w:p w14:paraId="63AAA542" w14:textId="77777777" w:rsidR="00000000" w:rsidRDefault="00000000">
            <w:pPr>
              <w:numPr>
                <w:ilvl w:val="0"/>
                <w:numId w:val="8"/>
              </w:numPr>
              <w:spacing w:before="100" w:beforeAutospacing="1" w:after="100" w:afterAutospacing="1"/>
              <w:rPr>
                <w:rFonts w:eastAsia="Times New Roman"/>
              </w:rPr>
            </w:pPr>
            <w:r>
              <w:rPr>
                <w:rFonts w:eastAsia="Times New Roman"/>
              </w:rPr>
              <w:t>Integrate saved queries into admin features (Communications, Notifications, Tasking).</w:t>
            </w:r>
          </w:p>
          <w:p w14:paraId="2492D303" w14:textId="77777777" w:rsidR="00000000" w:rsidRDefault="00000000">
            <w:pPr>
              <w:numPr>
                <w:ilvl w:val="0"/>
                <w:numId w:val="8"/>
              </w:numPr>
              <w:spacing w:before="100" w:beforeAutospacing="1" w:after="100" w:afterAutospacing="1"/>
              <w:rPr>
                <w:rFonts w:eastAsia="Times New Roman"/>
              </w:rPr>
            </w:pPr>
            <w:r>
              <w:rPr>
                <w:rFonts w:eastAsia="Times New Roman"/>
              </w:rPr>
              <w:t>Perform lightweight, filter-based queries for quick actions (similar to Jira filtering).</w:t>
            </w:r>
          </w:p>
          <w:p w14:paraId="2FB5D223" w14:textId="77777777" w:rsidR="00000000" w:rsidRDefault="00000000">
            <w:pPr>
              <w:numPr>
                <w:ilvl w:val="0"/>
                <w:numId w:val="8"/>
              </w:numPr>
              <w:spacing w:before="100" w:beforeAutospacing="1" w:after="100" w:afterAutospacing="1"/>
              <w:rPr>
                <w:rFonts w:eastAsia="Times New Roman"/>
              </w:rPr>
            </w:pPr>
            <w:r>
              <w:rPr>
                <w:rFonts w:eastAsia="Times New Roman"/>
              </w:rPr>
              <w:t>Avoid reliance on external tools like Excel for data massaging.</w:t>
            </w:r>
          </w:p>
          <w:p w14:paraId="6D4B5D75" w14:textId="77777777" w:rsidR="00000000" w:rsidRDefault="00000000">
            <w:pPr>
              <w:pStyle w:val="NormalWeb"/>
            </w:pPr>
            <w:r>
              <w:t xml:space="preserve">This will </w:t>
            </w:r>
            <w:r>
              <w:rPr>
                <w:b/>
                <w:bCs/>
              </w:rPr>
              <w:t>reduce manual effort</w:t>
            </w:r>
            <w:r>
              <w:t xml:space="preserve">, increase </w:t>
            </w:r>
            <w:r>
              <w:rPr>
                <w:b/>
                <w:bCs/>
              </w:rPr>
              <w:t>accuracy of reporting</w:t>
            </w:r>
            <w:r>
              <w:t xml:space="preserve">, and enhance </w:t>
            </w:r>
            <w:r>
              <w:rPr>
                <w:b/>
                <w:bCs/>
              </w:rPr>
              <w:t>operational efficiency</w:t>
            </w:r>
            <w:r>
              <w:t xml:space="preserve"> by enabling direct in-system use of queries for outreach, compliance, eligibility determination, and disbursements.</w:t>
            </w:r>
          </w:p>
          <w:p w14:paraId="7F4D3C0C" w14:textId="77777777" w:rsidR="00000000" w:rsidRDefault="00000000">
            <w:pPr>
              <w:rPr>
                <w:rFonts w:eastAsia="Times New Roman"/>
              </w:rPr>
            </w:pPr>
            <w:r>
              <w:rPr>
                <w:rFonts w:eastAsia="Times New Roman"/>
              </w:rPr>
              <w:pict w14:anchorId="641BBAA2">
                <v:rect id="_x0000_i1031" style="width:0;height:1.5pt" o:hralign="center" o:hrstd="t" o:hr="t" fillcolor="#a0a0a0" stroked="f"/>
              </w:pict>
            </w:r>
          </w:p>
          <w:p w14:paraId="5105A3F3" w14:textId="77777777" w:rsidR="00000000" w:rsidRDefault="00000000">
            <w:pPr>
              <w:pStyle w:val="Heading3"/>
              <w:rPr>
                <w:rFonts w:eastAsia="Times New Roman"/>
              </w:rPr>
            </w:pPr>
            <w:bookmarkStart w:id="2" w:name="HighLevelScope"/>
            <w:bookmarkEnd w:id="2"/>
            <w:r>
              <w:rPr>
                <w:rFonts w:eastAsia="Times New Roman"/>
              </w:rPr>
              <w:t>High-Level Scope</w:t>
            </w:r>
          </w:p>
          <w:p w14:paraId="606F8A66" w14:textId="77777777" w:rsidR="00000000" w:rsidRDefault="00000000">
            <w:pPr>
              <w:pStyle w:val="NormalWeb"/>
            </w:pPr>
            <w:r>
              <w:t xml:space="preserve">This epic will focus on implementing a </w:t>
            </w:r>
            <w:r>
              <w:rPr>
                <w:b/>
                <w:bCs/>
              </w:rPr>
              <w:t>Query Builder</w:t>
            </w:r>
            <w:r>
              <w:t xml:space="preserve"> with the following capabilities:</w:t>
            </w:r>
          </w:p>
          <w:p w14:paraId="321D6530" w14:textId="77777777" w:rsidR="00000000" w:rsidRDefault="00000000">
            <w:pPr>
              <w:numPr>
                <w:ilvl w:val="0"/>
                <w:numId w:val="9"/>
              </w:numPr>
              <w:spacing w:before="100" w:beforeAutospacing="1" w:after="100" w:afterAutospacing="1"/>
              <w:rPr>
                <w:rFonts w:eastAsia="Times New Roman"/>
              </w:rPr>
            </w:pPr>
            <w:r>
              <w:rPr>
                <w:rFonts w:eastAsia="Times New Roman"/>
                <w:b/>
                <w:bCs/>
              </w:rPr>
              <w:t>Query Creation &amp; Execution</w:t>
            </w:r>
            <w:r>
              <w:rPr>
                <w:rFonts w:eastAsia="Times New Roman"/>
              </w:rPr>
              <w:t xml:space="preserve"> </w:t>
            </w:r>
          </w:p>
          <w:p w14:paraId="2CBFBF20" w14:textId="77777777" w:rsidR="00000000" w:rsidRDefault="00000000">
            <w:pPr>
              <w:numPr>
                <w:ilvl w:val="1"/>
                <w:numId w:val="9"/>
              </w:numPr>
              <w:spacing w:before="100" w:beforeAutospacing="1" w:after="100" w:afterAutospacing="1"/>
              <w:rPr>
                <w:rFonts w:eastAsia="Times New Roman"/>
              </w:rPr>
            </w:pPr>
            <w:r>
              <w:rPr>
                <w:rFonts w:eastAsia="Times New Roman"/>
              </w:rPr>
              <w:t>Full-featured query builder with drag-and-drop, parameter selection, and condition-setting.</w:t>
            </w:r>
          </w:p>
          <w:p w14:paraId="5313FC8D" w14:textId="77777777" w:rsidR="00000000" w:rsidRDefault="00000000">
            <w:pPr>
              <w:numPr>
                <w:ilvl w:val="1"/>
                <w:numId w:val="9"/>
              </w:numPr>
              <w:spacing w:before="100" w:beforeAutospacing="1" w:after="100" w:afterAutospacing="1"/>
              <w:rPr>
                <w:rFonts w:eastAsia="Times New Roman"/>
              </w:rPr>
            </w:pPr>
            <w:r>
              <w:rPr>
                <w:rFonts w:eastAsia="Times New Roman"/>
              </w:rPr>
              <w:lastRenderedPageBreak/>
              <w:t>Lightweight filter-based option for quick actions in Communication Center and Tasking.</w:t>
            </w:r>
          </w:p>
          <w:p w14:paraId="40CC8377" w14:textId="77777777" w:rsidR="00000000" w:rsidRDefault="00000000">
            <w:pPr>
              <w:numPr>
                <w:ilvl w:val="1"/>
                <w:numId w:val="9"/>
              </w:numPr>
              <w:spacing w:before="100" w:beforeAutospacing="1" w:after="100" w:afterAutospacing="1"/>
              <w:rPr>
                <w:rFonts w:eastAsia="Times New Roman"/>
              </w:rPr>
            </w:pPr>
            <w:r>
              <w:rPr>
                <w:rFonts w:eastAsia="Times New Roman"/>
              </w:rPr>
              <w:t>Ability to join across multiple SEAA data views (students, schools, documents, tasks, disbursements).</w:t>
            </w:r>
          </w:p>
          <w:p w14:paraId="00DC48B2" w14:textId="77777777" w:rsidR="00000000" w:rsidRDefault="00000000">
            <w:pPr>
              <w:numPr>
                <w:ilvl w:val="0"/>
                <w:numId w:val="9"/>
              </w:numPr>
              <w:spacing w:before="100" w:beforeAutospacing="1" w:after="100" w:afterAutospacing="1"/>
              <w:rPr>
                <w:rFonts w:eastAsia="Times New Roman"/>
              </w:rPr>
            </w:pPr>
            <w:r>
              <w:rPr>
                <w:rFonts w:eastAsia="Times New Roman"/>
                <w:b/>
                <w:bCs/>
              </w:rPr>
              <w:t>Query Management</w:t>
            </w:r>
            <w:r>
              <w:rPr>
                <w:rFonts w:eastAsia="Times New Roman"/>
              </w:rPr>
              <w:t xml:space="preserve"> </w:t>
            </w:r>
          </w:p>
          <w:p w14:paraId="1DDD8DB0" w14:textId="77777777" w:rsidR="00000000" w:rsidRDefault="00000000">
            <w:pPr>
              <w:numPr>
                <w:ilvl w:val="1"/>
                <w:numId w:val="9"/>
              </w:numPr>
              <w:spacing w:before="100" w:beforeAutospacing="1" w:after="100" w:afterAutospacing="1"/>
              <w:rPr>
                <w:rFonts w:eastAsia="Times New Roman"/>
              </w:rPr>
            </w:pPr>
            <w:r>
              <w:rPr>
                <w:rFonts w:eastAsia="Times New Roman"/>
              </w:rPr>
              <w:t>Save, retrieve, rename, and reuse queries.</w:t>
            </w:r>
          </w:p>
          <w:p w14:paraId="5791552E" w14:textId="77777777" w:rsidR="00000000" w:rsidRDefault="00000000">
            <w:pPr>
              <w:numPr>
                <w:ilvl w:val="1"/>
                <w:numId w:val="9"/>
              </w:numPr>
              <w:spacing w:before="100" w:beforeAutospacing="1" w:after="100" w:afterAutospacing="1"/>
              <w:rPr>
                <w:rFonts w:eastAsia="Times New Roman"/>
              </w:rPr>
            </w:pPr>
            <w:r>
              <w:rPr>
                <w:rFonts w:eastAsia="Times New Roman"/>
              </w:rPr>
              <w:t>Archive outdated queries; explore safe deletion approaches (considering notification dependencies).</w:t>
            </w:r>
          </w:p>
          <w:p w14:paraId="7D7DAC8C" w14:textId="77777777" w:rsidR="00000000" w:rsidRDefault="00000000">
            <w:pPr>
              <w:numPr>
                <w:ilvl w:val="1"/>
                <w:numId w:val="9"/>
              </w:numPr>
              <w:spacing w:before="100" w:beforeAutospacing="1" w:after="100" w:afterAutospacing="1"/>
              <w:rPr>
                <w:rFonts w:eastAsia="Times New Roman"/>
              </w:rPr>
            </w:pPr>
            <w:r>
              <w:rPr>
                <w:rFonts w:eastAsia="Times New Roman"/>
              </w:rPr>
              <w:t>Provide clear query summaries before execution.</w:t>
            </w:r>
          </w:p>
          <w:p w14:paraId="59516F7E" w14:textId="77777777" w:rsidR="00000000" w:rsidRDefault="00000000">
            <w:pPr>
              <w:numPr>
                <w:ilvl w:val="1"/>
                <w:numId w:val="9"/>
              </w:numPr>
              <w:spacing w:before="100" w:beforeAutospacing="1" w:after="100" w:afterAutospacing="1"/>
              <w:rPr>
                <w:rFonts w:eastAsia="Times New Roman"/>
              </w:rPr>
            </w:pPr>
            <w:r>
              <w:rPr>
                <w:rFonts w:eastAsia="Times New Roman"/>
              </w:rPr>
              <w:t>Support query scheduling and batch processing (future enhancement / Phase 2).</w:t>
            </w:r>
          </w:p>
          <w:p w14:paraId="242F1FB3" w14:textId="77777777" w:rsidR="00000000" w:rsidRDefault="00000000">
            <w:pPr>
              <w:numPr>
                <w:ilvl w:val="0"/>
                <w:numId w:val="9"/>
              </w:numPr>
              <w:spacing w:before="100" w:beforeAutospacing="1" w:after="100" w:afterAutospacing="1"/>
              <w:rPr>
                <w:rFonts w:eastAsia="Times New Roman"/>
              </w:rPr>
            </w:pPr>
            <w:r>
              <w:rPr>
                <w:rFonts w:eastAsia="Times New Roman"/>
                <w:b/>
                <w:bCs/>
              </w:rPr>
              <w:t>Data Export</w:t>
            </w:r>
            <w:r>
              <w:rPr>
                <w:rFonts w:eastAsia="Times New Roman"/>
              </w:rPr>
              <w:t xml:space="preserve"> </w:t>
            </w:r>
          </w:p>
          <w:p w14:paraId="3EDFD139" w14:textId="77777777" w:rsidR="00000000" w:rsidRDefault="00000000">
            <w:pPr>
              <w:numPr>
                <w:ilvl w:val="1"/>
                <w:numId w:val="9"/>
              </w:numPr>
              <w:spacing w:before="100" w:beforeAutospacing="1" w:after="100" w:afterAutospacing="1"/>
              <w:rPr>
                <w:rFonts w:eastAsia="Times New Roman"/>
              </w:rPr>
            </w:pPr>
            <w:r>
              <w:rPr>
                <w:rFonts w:eastAsia="Times New Roman"/>
              </w:rPr>
              <w:t>Export query results in at least two formats (Excel, CSV).</w:t>
            </w:r>
          </w:p>
          <w:p w14:paraId="2B6A3E37" w14:textId="77777777" w:rsidR="00000000" w:rsidRDefault="00000000">
            <w:pPr>
              <w:numPr>
                <w:ilvl w:val="1"/>
                <w:numId w:val="9"/>
              </w:numPr>
              <w:spacing w:before="100" w:beforeAutospacing="1" w:after="100" w:afterAutospacing="1"/>
              <w:rPr>
                <w:rFonts w:eastAsia="Times New Roman"/>
              </w:rPr>
            </w:pPr>
            <w:r>
              <w:rPr>
                <w:rFonts w:eastAsia="Times New Roman"/>
              </w:rPr>
              <w:t>Maintain column integrity and allow selection of fields/columns for export.</w:t>
            </w:r>
          </w:p>
          <w:p w14:paraId="25E19AE6" w14:textId="77777777" w:rsidR="00000000" w:rsidRDefault="00000000">
            <w:pPr>
              <w:numPr>
                <w:ilvl w:val="1"/>
                <w:numId w:val="9"/>
              </w:numPr>
              <w:spacing w:before="100" w:beforeAutospacing="1" w:after="100" w:afterAutospacing="1"/>
              <w:rPr>
                <w:rFonts w:eastAsia="Times New Roman"/>
              </w:rPr>
            </w:pPr>
            <w:r>
              <w:rPr>
                <w:rFonts w:eastAsia="Times New Roman"/>
              </w:rPr>
              <w:t>Toggle between table and visual outputs, with customizable dynamic visuals.</w:t>
            </w:r>
          </w:p>
          <w:p w14:paraId="5B003801" w14:textId="77777777" w:rsidR="00000000" w:rsidRDefault="00000000">
            <w:pPr>
              <w:numPr>
                <w:ilvl w:val="0"/>
                <w:numId w:val="9"/>
              </w:numPr>
              <w:spacing w:before="100" w:beforeAutospacing="1" w:after="100" w:afterAutospacing="1"/>
              <w:rPr>
                <w:rFonts w:eastAsia="Times New Roman"/>
              </w:rPr>
            </w:pPr>
            <w:r>
              <w:rPr>
                <w:rFonts w:eastAsia="Times New Roman"/>
                <w:b/>
                <w:bCs/>
              </w:rPr>
              <w:t>Admin Integration</w:t>
            </w:r>
            <w:r>
              <w:rPr>
                <w:rFonts w:eastAsia="Times New Roman"/>
              </w:rPr>
              <w:t xml:space="preserve"> </w:t>
            </w:r>
          </w:p>
          <w:p w14:paraId="32715F06" w14:textId="77777777" w:rsidR="00000000" w:rsidRDefault="00000000">
            <w:pPr>
              <w:numPr>
                <w:ilvl w:val="1"/>
                <w:numId w:val="9"/>
              </w:numPr>
              <w:spacing w:before="100" w:beforeAutospacing="1" w:after="100" w:afterAutospacing="1"/>
              <w:rPr>
                <w:rFonts w:eastAsia="Times New Roman"/>
              </w:rPr>
            </w:pPr>
            <w:r>
              <w:rPr>
                <w:rFonts w:eastAsia="Times New Roman"/>
              </w:rPr>
              <w:t xml:space="preserve">Use queries directly within admin features for: </w:t>
            </w:r>
          </w:p>
          <w:p w14:paraId="425728CB" w14:textId="77777777" w:rsidR="00000000" w:rsidRDefault="00000000">
            <w:pPr>
              <w:numPr>
                <w:ilvl w:val="2"/>
                <w:numId w:val="9"/>
              </w:numPr>
              <w:spacing w:before="100" w:beforeAutospacing="1" w:after="100" w:afterAutospacing="1"/>
              <w:rPr>
                <w:rFonts w:eastAsia="Times New Roman"/>
              </w:rPr>
            </w:pPr>
            <w:r>
              <w:rPr>
                <w:rFonts w:eastAsia="Times New Roman"/>
              </w:rPr>
              <w:t>Sending alerts and notifications.</w:t>
            </w:r>
          </w:p>
          <w:p w14:paraId="24C4D5C1" w14:textId="77777777" w:rsidR="00000000" w:rsidRDefault="00000000">
            <w:pPr>
              <w:numPr>
                <w:ilvl w:val="2"/>
                <w:numId w:val="9"/>
              </w:numPr>
              <w:spacing w:before="100" w:beforeAutospacing="1" w:after="100" w:afterAutospacing="1"/>
              <w:rPr>
                <w:rFonts w:eastAsia="Times New Roman"/>
              </w:rPr>
            </w:pPr>
            <w:r>
              <w:rPr>
                <w:rFonts w:eastAsia="Times New Roman"/>
              </w:rPr>
              <w:t>Generating recipient lists in Communications.</w:t>
            </w:r>
          </w:p>
          <w:p w14:paraId="2E491712" w14:textId="77777777" w:rsidR="00000000" w:rsidRDefault="00000000">
            <w:pPr>
              <w:numPr>
                <w:ilvl w:val="2"/>
                <w:numId w:val="9"/>
              </w:numPr>
              <w:spacing w:before="100" w:beforeAutospacing="1" w:after="100" w:afterAutospacing="1"/>
              <w:rPr>
                <w:rFonts w:eastAsia="Times New Roman"/>
              </w:rPr>
            </w:pPr>
            <w:r>
              <w:rPr>
                <w:rFonts w:eastAsia="Times New Roman"/>
              </w:rPr>
              <w:t>Assigning tasks.</w:t>
            </w:r>
          </w:p>
          <w:p w14:paraId="4506CBBB" w14:textId="77777777" w:rsidR="00000000" w:rsidRDefault="00000000">
            <w:pPr>
              <w:numPr>
                <w:ilvl w:val="1"/>
                <w:numId w:val="9"/>
              </w:numPr>
              <w:spacing w:before="100" w:beforeAutospacing="1" w:after="100" w:afterAutospacing="1"/>
              <w:rPr>
                <w:rFonts w:eastAsia="Times New Roman"/>
              </w:rPr>
            </w:pPr>
            <w:r>
              <w:rPr>
                <w:rFonts w:eastAsia="Times New Roman"/>
              </w:rPr>
              <w:t>Reduce dependence on offline Excel manipulation for disbursements and compliance tracking.</w:t>
            </w:r>
          </w:p>
          <w:p w14:paraId="30C295A2" w14:textId="77777777" w:rsidR="00000000" w:rsidRDefault="00000000">
            <w:pPr>
              <w:pStyle w:val="NormalWeb"/>
            </w:pPr>
            <w:r>
              <w:rPr>
                <w:b/>
                <w:bCs/>
              </w:rPr>
              <w:t>Out of Scope for this Epic:</w:t>
            </w:r>
            <w:r>
              <w:t xml:space="preserve"> Full dashboarding and advanced reporting features (to be covered in a separate Reporting Epic).</w:t>
            </w:r>
          </w:p>
          <w:p w14:paraId="33F33361" w14:textId="77777777" w:rsidR="00000000" w:rsidRDefault="00000000">
            <w:pPr>
              <w:rPr>
                <w:rFonts w:eastAsia="Times New Roman"/>
              </w:rPr>
            </w:pPr>
          </w:p>
        </w:tc>
      </w:tr>
    </w:tbl>
    <w:p w14:paraId="68D8CCBA"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267"/>
        <w:gridCol w:w="8093"/>
      </w:tblGrid>
      <w:tr w:rsidR="00000000" w14:paraId="2CCFD6BD" w14:textId="77777777">
        <w:trPr>
          <w:tblCellSpacing w:w="0" w:type="dxa"/>
          <w:jc w:val="center"/>
        </w:trPr>
        <w:tc>
          <w:tcPr>
            <w:tcW w:w="50" w:type="pct"/>
            <w:shd w:val="clear" w:color="auto" w:fill="BBBBBB"/>
            <w:noWrap/>
            <w:vAlign w:val="center"/>
            <w:hideMark/>
          </w:tcPr>
          <w:p w14:paraId="6032F554" w14:textId="77777777" w:rsidR="00000000" w:rsidRDefault="00000000">
            <w:pPr>
              <w:jc w:val="center"/>
              <w:rPr>
                <w:rFonts w:eastAsia="Times New Roman"/>
              </w:rPr>
            </w:pPr>
            <w:r>
              <w:rPr>
                <w:rFonts w:eastAsia="Times New Roman"/>
              </w:rPr>
              <w:t> </w:t>
            </w:r>
            <w:r>
              <w:rPr>
                <w:rFonts w:eastAsia="Times New Roman"/>
                <w:b/>
                <w:bCs/>
                <w:color w:val="FFFFFF"/>
              </w:rPr>
              <w:t>Comments</w:t>
            </w:r>
            <w:r>
              <w:rPr>
                <w:rFonts w:eastAsia="Times New Roman"/>
              </w:rPr>
              <w:t xml:space="preserve">  </w:t>
            </w:r>
          </w:p>
        </w:tc>
        <w:tc>
          <w:tcPr>
            <w:tcW w:w="0" w:type="auto"/>
            <w:vAlign w:val="center"/>
            <w:hideMark/>
          </w:tcPr>
          <w:p w14:paraId="1DFA77BA" w14:textId="77777777" w:rsidR="00000000" w:rsidRDefault="00000000">
            <w:pPr>
              <w:rPr>
                <w:rFonts w:eastAsia="Times New Roman"/>
              </w:rPr>
            </w:pPr>
            <w:r>
              <w:rPr>
                <w:rFonts w:eastAsia="Times New Roman"/>
              </w:rPr>
              <w:t> </w:t>
            </w:r>
          </w:p>
        </w:tc>
      </w:tr>
    </w:tbl>
    <w:p w14:paraId="3C6DE508" w14:textId="77777777" w:rsidR="00000000" w:rsidRDefault="00000000">
      <w:pPr>
        <w:rPr>
          <w:rFonts w:eastAsia="Times New Roman"/>
          <w:vanish/>
        </w:rPr>
      </w:pPr>
    </w:p>
    <w:tbl>
      <w:tblPr>
        <w:tblW w:w="5000" w:type="pct"/>
        <w:shd w:val="clear" w:color="auto" w:fill="FFFFFF"/>
        <w:tblCellMar>
          <w:left w:w="0" w:type="dxa"/>
          <w:right w:w="0" w:type="dxa"/>
        </w:tblCellMar>
        <w:tblLook w:val="04A0" w:firstRow="1" w:lastRow="0" w:firstColumn="1" w:lastColumn="0" w:noHBand="0" w:noVBand="1"/>
      </w:tblPr>
      <w:tblGrid>
        <w:gridCol w:w="9344"/>
      </w:tblGrid>
      <w:tr w:rsidR="00000000" w14:paraId="71ADF95A"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F82B9C" w14:textId="77777777" w:rsidR="00000000" w:rsidRDefault="00000000">
            <w:pPr>
              <w:rPr>
                <w:rFonts w:eastAsia="Times New Roman"/>
              </w:rPr>
            </w:pPr>
            <w:r>
              <w:rPr>
                <w:rFonts w:eastAsia="Times New Roman"/>
              </w:rPr>
              <w:t xml:space="preserve">Comment by </w:t>
            </w:r>
            <w:hyperlink r:id="rId21" w:history="1">
              <w:r>
                <w:rPr>
                  <w:rStyle w:val="Hyperlink"/>
                  <w:rFonts w:eastAsia="Times New Roman"/>
                </w:rPr>
                <w:t xml:space="preserve">Eric Boysen </w:t>
              </w:r>
            </w:hyperlink>
            <w:r>
              <w:rPr>
                <w:rFonts w:eastAsia="Times New Roman"/>
                <w:sz w:val="15"/>
                <w:szCs w:val="15"/>
              </w:rPr>
              <w:t xml:space="preserve">[ </w:t>
            </w:r>
            <w:r>
              <w:rPr>
                <w:rFonts w:eastAsia="Times New Roman"/>
                <w:color w:val="336699"/>
                <w:sz w:val="15"/>
                <w:szCs w:val="15"/>
              </w:rPr>
              <w:t>03/Mar/25</w:t>
            </w:r>
            <w:r>
              <w:rPr>
                <w:rFonts w:eastAsia="Times New Roman"/>
                <w:sz w:val="15"/>
                <w:szCs w:val="15"/>
              </w:rPr>
              <w:t xml:space="preserve"> ] </w:t>
            </w:r>
          </w:p>
        </w:tc>
      </w:tr>
      <w:tr w:rsidR="00000000" w14:paraId="5B8CD75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43F14D" w14:textId="77777777" w:rsidR="00000000" w:rsidRDefault="00000000">
            <w:pPr>
              <w:pStyle w:val="NormalWeb"/>
            </w:pPr>
            <w:r>
              <w:t>Will review Padma Requirements demonstration of the existing query builder in Envision on 3/4</w:t>
            </w:r>
          </w:p>
        </w:tc>
      </w:tr>
      <w:tr w:rsidR="00000000" w14:paraId="0AF28D5D"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2DD935" w14:textId="77777777" w:rsidR="00000000" w:rsidRDefault="00000000">
            <w:pPr>
              <w:rPr>
                <w:rFonts w:eastAsia="Times New Roman"/>
              </w:rPr>
            </w:pPr>
            <w:r>
              <w:rPr>
                <w:rFonts w:eastAsia="Times New Roman"/>
              </w:rPr>
              <w:t xml:space="preserve">Comment by </w:t>
            </w:r>
            <w:hyperlink r:id="rId22" w:history="1">
              <w:r>
                <w:rPr>
                  <w:rStyle w:val="Hyperlink"/>
                  <w:rFonts w:eastAsia="Times New Roman"/>
                </w:rPr>
                <w:t xml:space="preserve">Jacqui Kehoe </w:t>
              </w:r>
            </w:hyperlink>
            <w:r>
              <w:rPr>
                <w:rFonts w:eastAsia="Times New Roman"/>
                <w:sz w:val="15"/>
                <w:szCs w:val="15"/>
              </w:rPr>
              <w:t xml:space="preserve">[ </w:t>
            </w:r>
            <w:r>
              <w:rPr>
                <w:rFonts w:eastAsia="Times New Roman"/>
                <w:color w:val="336699"/>
                <w:sz w:val="15"/>
                <w:szCs w:val="15"/>
              </w:rPr>
              <w:t>24/Apr/25</w:t>
            </w:r>
            <w:r>
              <w:rPr>
                <w:rFonts w:eastAsia="Times New Roman"/>
                <w:sz w:val="15"/>
                <w:szCs w:val="15"/>
              </w:rPr>
              <w:t xml:space="preserve"> ] </w:t>
            </w:r>
          </w:p>
        </w:tc>
      </w:tr>
      <w:tr w:rsidR="00000000" w14:paraId="47AA8F0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25EABA" w14:textId="77777777" w:rsidR="00000000" w:rsidRDefault="00000000">
            <w:pPr>
              <w:pStyle w:val="NormalWeb"/>
            </w:pPr>
            <w:r>
              <w:t xml:space="preserve">Brandon Berry is testing out this product to see if it’s a fit for our use case. </w:t>
            </w:r>
            <w:hyperlink r:id="rId23" w:history="1">
              <w:r>
                <w:rPr>
                  <w:rStyle w:val="Hyperlink"/>
                </w:rPr>
                <w:t>https://cube.dev/product/data-modeling</w:t>
              </w:r>
            </w:hyperlink>
            <w:r>
              <w:t xml:space="preserve"> We’ll get back together on May 5th to determine our path forward</w:t>
            </w:r>
          </w:p>
        </w:tc>
      </w:tr>
      <w:tr w:rsidR="00000000" w14:paraId="04C0580C"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3EC960" w14:textId="77777777" w:rsidR="00000000" w:rsidRDefault="00000000">
            <w:pPr>
              <w:rPr>
                <w:rFonts w:eastAsia="Times New Roman"/>
              </w:rPr>
            </w:pPr>
            <w:r>
              <w:rPr>
                <w:rFonts w:eastAsia="Times New Roman"/>
              </w:rPr>
              <w:t xml:space="preserve">Comment by </w:t>
            </w:r>
            <w:hyperlink r:id="rId24" w:history="1">
              <w:r>
                <w:rPr>
                  <w:rStyle w:val="Hyperlink"/>
                  <w:rFonts w:eastAsia="Times New Roman"/>
                </w:rPr>
                <w:t xml:space="preserve">Eric Boysen </w:t>
              </w:r>
            </w:hyperlink>
            <w:r>
              <w:rPr>
                <w:rFonts w:eastAsia="Times New Roman"/>
                <w:sz w:val="15"/>
                <w:szCs w:val="15"/>
              </w:rPr>
              <w:t xml:space="preserve">[ </w:t>
            </w:r>
            <w:r>
              <w:rPr>
                <w:rFonts w:eastAsia="Times New Roman"/>
                <w:color w:val="336699"/>
                <w:sz w:val="15"/>
                <w:szCs w:val="15"/>
              </w:rPr>
              <w:t>25/Jun/25</w:t>
            </w:r>
            <w:r>
              <w:rPr>
                <w:rFonts w:eastAsia="Times New Roman"/>
                <w:sz w:val="15"/>
                <w:szCs w:val="15"/>
              </w:rPr>
              <w:t xml:space="preserve"> ] </w:t>
            </w:r>
          </w:p>
        </w:tc>
      </w:tr>
      <w:tr w:rsidR="00000000" w14:paraId="79CF63D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FE74B0" w14:textId="77777777" w:rsidR="00000000" w:rsidRDefault="00000000">
            <w:pPr>
              <w:pStyle w:val="NormalWeb"/>
            </w:pPr>
            <w:hyperlink r:id="rId25" w:history="1">
              <w:r>
                <w:rPr>
                  <w:rStyle w:val="Hyperlink"/>
                </w:rPr>
                <w:t>RM12.18 Query Builder.mp4</w:t>
              </w:r>
            </w:hyperlink>
            <w:r>
              <w:t xml:space="preserve"> - link to query builder requirements meeting with Padma - </w:t>
            </w:r>
            <w:hyperlink r:id="rId26" w:history="1">
              <w:r>
                <w:rPr>
                  <w:rStyle w:val="Hyperlink"/>
                </w:rPr>
                <w:t>Kim Yarborough</w:t>
              </w:r>
            </w:hyperlink>
            <w:r>
              <w:t xml:space="preserve"> </w:t>
            </w:r>
          </w:p>
        </w:tc>
      </w:tr>
      <w:tr w:rsidR="00000000" w14:paraId="50A19A56"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36427E" w14:textId="77777777" w:rsidR="00000000" w:rsidRDefault="00000000">
            <w:pPr>
              <w:rPr>
                <w:rFonts w:eastAsia="Times New Roman"/>
              </w:rPr>
            </w:pPr>
            <w:r>
              <w:rPr>
                <w:rFonts w:eastAsia="Times New Roman"/>
              </w:rPr>
              <w:t xml:space="preserve">Comment by </w:t>
            </w:r>
            <w:hyperlink r:id="rId27" w:history="1">
              <w:r>
                <w:rPr>
                  <w:rStyle w:val="Hyperlink"/>
                  <w:rFonts w:eastAsia="Times New Roman"/>
                </w:rPr>
                <w:t xml:space="preserve">Brandon Berry </w:t>
              </w:r>
            </w:hyperlink>
            <w:r>
              <w:rPr>
                <w:rFonts w:eastAsia="Times New Roman"/>
                <w:sz w:val="15"/>
                <w:szCs w:val="15"/>
              </w:rPr>
              <w:t xml:space="preserve">[ </w:t>
            </w:r>
            <w:r>
              <w:rPr>
                <w:rFonts w:eastAsia="Times New Roman"/>
                <w:color w:val="336699"/>
                <w:sz w:val="15"/>
                <w:szCs w:val="15"/>
              </w:rPr>
              <w:t>25/Jun/25</w:t>
            </w:r>
            <w:r>
              <w:rPr>
                <w:rFonts w:eastAsia="Times New Roman"/>
                <w:sz w:val="15"/>
                <w:szCs w:val="15"/>
              </w:rPr>
              <w:t xml:space="preserve"> ] </w:t>
            </w:r>
          </w:p>
        </w:tc>
      </w:tr>
      <w:tr w:rsidR="00000000" w14:paraId="4CE57DF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AAC8C8" w14:textId="77777777" w:rsidR="00000000" w:rsidRDefault="00000000">
            <w:pPr>
              <w:pStyle w:val="NormalWeb"/>
            </w:pPr>
            <w:r>
              <w:t>Update: cubejs &amp; apache superset have been put forward as the K12 solution for the “query builder” as well as additional reporting needs. A POC has been authorized which will commence over the next 2-4 weeks and will include multiple presentations and decision points for both CFI &amp; SEAA. I’ll continue to provide updates as we proceed.</w:t>
            </w:r>
          </w:p>
        </w:tc>
      </w:tr>
      <w:tr w:rsidR="00000000" w14:paraId="51D9848F"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1D65DD" w14:textId="77777777" w:rsidR="00000000" w:rsidRDefault="00000000">
            <w:pPr>
              <w:rPr>
                <w:rFonts w:eastAsia="Times New Roman"/>
              </w:rPr>
            </w:pPr>
            <w:r>
              <w:rPr>
                <w:rFonts w:eastAsia="Times New Roman"/>
              </w:rPr>
              <w:t xml:space="preserve">Comment by </w:t>
            </w:r>
            <w:hyperlink r:id="rId28" w:history="1">
              <w:r>
                <w:rPr>
                  <w:rStyle w:val="Hyperlink"/>
                  <w:rFonts w:eastAsia="Times New Roman"/>
                </w:rPr>
                <w:t xml:space="preserve">Jacqui Kehoe </w:t>
              </w:r>
            </w:hyperlink>
            <w:r>
              <w:rPr>
                <w:rFonts w:eastAsia="Times New Roman"/>
                <w:sz w:val="15"/>
                <w:szCs w:val="15"/>
              </w:rPr>
              <w:t xml:space="preserve">[ </w:t>
            </w:r>
            <w:r>
              <w:rPr>
                <w:rFonts w:eastAsia="Times New Roman"/>
                <w:color w:val="336699"/>
                <w:sz w:val="15"/>
                <w:szCs w:val="15"/>
              </w:rPr>
              <w:t>17/Jul/25</w:t>
            </w:r>
            <w:r>
              <w:rPr>
                <w:rFonts w:eastAsia="Times New Roman"/>
                <w:sz w:val="15"/>
                <w:szCs w:val="15"/>
              </w:rPr>
              <w:t xml:space="preserve"> ] </w:t>
            </w:r>
          </w:p>
        </w:tc>
      </w:tr>
      <w:tr w:rsidR="00000000" w14:paraId="643D1C5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BF4169" w14:textId="77777777" w:rsidR="00000000" w:rsidRDefault="00000000">
            <w:pPr>
              <w:pStyle w:val="NormalWeb"/>
            </w:pPr>
            <w:r>
              <w:lastRenderedPageBreak/>
              <w:t>pushing this implementation epic to PI3. have created and linked an Enabler epic in PI2.</w:t>
            </w:r>
          </w:p>
        </w:tc>
      </w:tr>
      <w:tr w:rsidR="00000000" w14:paraId="1778B5C1"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75A647" w14:textId="77777777" w:rsidR="00000000" w:rsidRDefault="00000000">
            <w:pPr>
              <w:rPr>
                <w:rFonts w:eastAsia="Times New Roman"/>
              </w:rPr>
            </w:pPr>
            <w:r>
              <w:rPr>
                <w:rFonts w:eastAsia="Times New Roman"/>
              </w:rPr>
              <w:t xml:space="preserve">Comment by </w:t>
            </w:r>
            <w:hyperlink r:id="rId29" w:history="1">
              <w:r>
                <w:rPr>
                  <w:rStyle w:val="Hyperlink"/>
                  <w:rFonts w:eastAsia="Times New Roman"/>
                </w:rPr>
                <w:t xml:space="preserve">Chad Beard </w:t>
              </w:r>
            </w:hyperlink>
            <w:r>
              <w:rPr>
                <w:rFonts w:eastAsia="Times New Roman"/>
                <w:sz w:val="15"/>
                <w:szCs w:val="15"/>
              </w:rPr>
              <w:t xml:space="preserve">[ </w:t>
            </w:r>
            <w:r>
              <w:rPr>
                <w:rFonts w:eastAsia="Times New Roman"/>
                <w:color w:val="336699"/>
                <w:sz w:val="15"/>
                <w:szCs w:val="15"/>
              </w:rPr>
              <w:t>25/Sep/25</w:t>
            </w:r>
            <w:r>
              <w:rPr>
                <w:rFonts w:eastAsia="Times New Roman"/>
                <w:sz w:val="15"/>
                <w:szCs w:val="15"/>
              </w:rPr>
              <w:t xml:space="preserve"> ] </w:t>
            </w:r>
          </w:p>
        </w:tc>
      </w:tr>
      <w:tr w:rsidR="00000000" w14:paraId="561A4A8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E17D4A" w14:textId="77777777" w:rsidR="00000000" w:rsidRDefault="00000000">
            <w:pPr>
              <w:pStyle w:val="NormalWeb"/>
            </w:pPr>
            <w:hyperlink r:id="rId30" w:history="1">
              <w:r>
                <w:rPr>
                  <w:rStyle w:val="Hyperlink"/>
                </w:rPr>
                <w:t>Brandon Berry</w:t>
              </w:r>
            </w:hyperlink>
            <w:r>
              <w:t xml:space="preserve">, </w:t>
            </w:r>
            <w:hyperlink r:id="rId31" w:history="1">
              <w:r>
                <w:rPr>
                  <w:rStyle w:val="Hyperlink"/>
                </w:rPr>
                <w:t>Terry Fraser</w:t>
              </w:r>
            </w:hyperlink>
            <w:r>
              <w:t xml:space="preserve">&amp; </w:t>
            </w:r>
            <w:hyperlink r:id="rId32" w:history="1">
              <w:r>
                <w:rPr>
                  <w:rStyle w:val="Hyperlink"/>
                </w:rPr>
                <w:t>Matt Vaughn</w:t>
              </w:r>
            </w:hyperlink>
            <w:r>
              <w:t xml:space="preserve"> I’ve looked over the CubeJs library for Angular. It is just a client to call CubeJs server for data to support data visualization. It is not meant to facilitate a UI for query building. I don’t think this is what we are looking for.</w:t>
            </w:r>
          </w:p>
          <w:p w14:paraId="419040FF" w14:textId="77777777" w:rsidR="00000000" w:rsidRDefault="00000000">
            <w:pPr>
              <w:pStyle w:val="NormalWeb"/>
            </w:pPr>
            <w:hyperlink r:id="rId33" w:tooltip="smart-link" w:history="1">
              <w:r>
                <w:rPr>
                  <w:rStyle w:val="Hyperlink"/>
                </w:rPr>
                <w:t>https://codesandbox.io/p/sandbox/cube-js-angular-client-3fhqz?file=%2Fsrc%2Fapp%2Fapp.module.ts%3A23%2C32-23%2C45&amp;from-embed</w:t>
              </w:r>
            </w:hyperlink>
            <w:r>
              <w:t xml:space="preserve"> </w:t>
            </w:r>
          </w:p>
        </w:tc>
      </w:tr>
      <w:tr w:rsidR="00000000" w14:paraId="4333214D"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AB1435" w14:textId="77777777" w:rsidR="00000000" w:rsidRDefault="00000000">
            <w:pPr>
              <w:rPr>
                <w:rFonts w:eastAsia="Times New Roman"/>
              </w:rPr>
            </w:pPr>
            <w:r>
              <w:rPr>
                <w:rFonts w:eastAsia="Times New Roman"/>
              </w:rPr>
              <w:t xml:space="preserve">Comment by </w:t>
            </w:r>
            <w:hyperlink r:id="rId34" w:history="1">
              <w:r>
                <w:rPr>
                  <w:rStyle w:val="Hyperlink"/>
                  <w:rFonts w:eastAsia="Times New Roman"/>
                </w:rPr>
                <w:t xml:space="preserve">jill.sorg </w:t>
              </w:r>
            </w:hyperlink>
            <w:r>
              <w:rPr>
                <w:rFonts w:eastAsia="Times New Roman"/>
                <w:sz w:val="15"/>
                <w:szCs w:val="15"/>
              </w:rPr>
              <w:t xml:space="preserve">[ </w:t>
            </w:r>
            <w:r>
              <w:rPr>
                <w:rFonts w:eastAsia="Times New Roman"/>
                <w:color w:val="336699"/>
                <w:sz w:val="15"/>
                <w:szCs w:val="15"/>
              </w:rPr>
              <w:t>30/Oct/25</w:t>
            </w:r>
            <w:r>
              <w:rPr>
                <w:rFonts w:eastAsia="Times New Roman"/>
                <w:sz w:val="15"/>
                <w:szCs w:val="15"/>
              </w:rPr>
              <w:t xml:space="preserve"> ] </w:t>
            </w:r>
          </w:p>
        </w:tc>
      </w:tr>
      <w:tr w:rsidR="00000000" w14:paraId="32CEA22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915DF8" w14:textId="77777777" w:rsidR="00000000" w:rsidRDefault="00000000">
            <w:pPr>
              <w:pStyle w:val="NormalWeb"/>
            </w:pPr>
            <w:hyperlink r:id="rId35" w:history="1">
              <w:r>
                <w:rPr>
                  <w:rStyle w:val="Hyperlink"/>
                </w:rPr>
                <w:t>Jacqui Kehoe</w:t>
              </w:r>
            </w:hyperlink>
            <w:r>
              <w:t xml:space="preserve"> if 3283 is a blocker, can it be in the same pi? </w:t>
            </w:r>
          </w:p>
        </w:tc>
      </w:tr>
    </w:tbl>
    <w:p w14:paraId="3C2F6857" w14:textId="77777777" w:rsidR="0021144F" w:rsidRDefault="00000000">
      <w:pPr>
        <w:rPr>
          <w:rFonts w:eastAsia="Times New Roman"/>
        </w:rPr>
      </w:pPr>
      <w:r>
        <w:rPr>
          <w:rFonts w:eastAsia="Times New Roman"/>
        </w:rPr>
        <w:t xml:space="preserve">Generated at Sun Nov 16 04:30:07 UTC 2025 by Terry Fraser using Jira 1001.0.0-SNAPSHOT#100290-rev:ed7c6f8ea342fcdf654be5e285289be6bf3b4784. </w:t>
      </w:r>
    </w:p>
    <w:sectPr w:rsidR="00211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152D"/>
    <w:multiLevelType w:val="multilevel"/>
    <w:tmpl w:val="3B082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7126A"/>
    <w:multiLevelType w:val="multilevel"/>
    <w:tmpl w:val="62F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E716B"/>
    <w:multiLevelType w:val="multilevel"/>
    <w:tmpl w:val="B50E6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C3F7E"/>
    <w:multiLevelType w:val="multilevel"/>
    <w:tmpl w:val="F7AC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3251A"/>
    <w:multiLevelType w:val="multilevel"/>
    <w:tmpl w:val="E3E0B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52025"/>
    <w:multiLevelType w:val="multilevel"/>
    <w:tmpl w:val="C6180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645B5"/>
    <w:multiLevelType w:val="multilevel"/>
    <w:tmpl w:val="E57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07E7F"/>
    <w:multiLevelType w:val="multilevel"/>
    <w:tmpl w:val="467C7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77CE0"/>
    <w:multiLevelType w:val="multilevel"/>
    <w:tmpl w:val="C9601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212442">
    <w:abstractNumId w:val="4"/>
  </w:num>
  <w:num w:numId="2" w16cid:durableId="952370100">
    <w:abstractNumId w:val="7"/>
  </w:num>
  <w:num w:numId="3" w16cid:durableId="1188761758">
    <w:abstractNumId w:val="3"/>
  </w:num>
  <w:num w:numId="4" w16cid:durableId="1665354627">
    <w:abstractNumId w:val="2"/>
  </w:num>
  <w:num w:numId="5" w16cid:durableId="2122994738">
    <w:abstractNumId w:val="1"/>
  </w:num>
  <w:num w:numId="6" w16cid:durableId="1812088335">
    <w:abstractNumId w:val="5"/>
  </w:num>
  <w:num w:numId="7" w16cid:durableId="1790271983">
    <w:abstractNumId w:val="8"/>
  </w:num>
  <w:num w:numId="8" w16cid:durableId="1837259361">
    <w:abstractNumId w:val="6"/>
  </w:num>
  <w:num w:numId="9" w16cid:durableId="10901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04E2"/>
    <w:rsid w:val="000A04E2"/>
    <w:rsid w:val="000D0CE9"/>
    <w:rsid w:val="0021144F"/>
    <w:rsid w:val="007522A9"/>
    <w:rsid w:val="00B2190B"/>
    <w:rsid w:val="00C96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FEE7F"/>
  <w15:chartTrackingRefBased/>
  <w15:docId w15:val="{E35E869E-4C81-42AA-A824-7E943CA9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ableborder">
    <w:name w:val="tableborder"/>
    <w:basedOn w:val="Normal"/>
    <w:pPr>
      <w:shd w:val="clear" w:color="auto" w:fill="FFFFFF"/>
      <w:spacing w:before="100" w:beforeAutospacing="1" w:after="100" w:afterAutospacing="1"/>
    </w:pPr>
  </w:style>
  <w:style w:type="paragraph" w:customStyle="1" w:styleId="grid">
    <w:name w:val="grid"/>
    <w:basedOn w:val="Normal"/>
    <w:pPr>
      <w:shd w:val="clear" w:color="auto" w:fill="FFFFFF"/>
      <w:spacing w:before="100" w:beforeAutospacing="1" w:after="100" w:afterAutospacing="1"/>
    </w:pPr>
  </w:style>
  <w:style w:type="paragraph" w:customStyle="1" w:styleId="tablabel">
    <w:name w:val="tablabel"/>
    <w:basedOn w:val="Normal"/>
    <w:pPr>
      <w:pBdr>
        <w:top w:val="single" w:sz="6" w:space="2" w:color="CCCCCC"/>
        <w:left w:val="single" w:sz="6" w:space="2" w:color="CCCCCC"/>
        <w:right w:val="single" w:sz="6" w:space="2" w:color="CCCCCC"/>
      </w:pBdr>
      <w:spacing w:before="100" w:beforeAutospacing="1" w:after="100" w:afterAutospacing="1"/>
    </w:pPr>
    <w:rPr>
      <w:b/>
      <w:bCs/>
    </w:rPr>
  </w:style>
  <w:style w:type="paragraph" w:customStyle="1" w:styleId="subtext">
    <w:name w:val="subtext"/>
    <w:basedOn w:val="Normal"/>
    <w:pPr>
      <w:spacing w:before="100" w:beforeAutospacing="1" w:after="100" w:afterAutospacing="1"/>
    </w:pPr>
  </w:style>
  <w:style w:type="paragraph" w:customStyle="1" w:styleId="nopadding">
    <w:name w:val="nopadding"/>
    <w:basedOn w:val="Normal"/>
    <w:pPr>
      <w:spacing w:before="100" w:beforeAutospacing="1" w:after="100" w:afterAutospacing="1"/>
    </w:pPr>
  </w:style>
  <w:style w:type="paragraph" w:customStyle="1" w:styleId="subtext1">
    <w:name w:val="subtext1"/>
    <w:basedOn w:val="Normal"/>
    <w:pPr>
      <w:spacing w:before="100" w:beforeAutospacing="1" w:after="100" w:afterAutospacing="1"/>
    </w:pPr>
    <w:rPr>
      <w:sz w:val="14"/>
      <w:szCs w:val="14"/>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customStyle="1" w:styleId="error">
    <w:name w:val="error"/>
    <w:basedOn w:val="DefaultParagraphFont"/>
  </w:style>
  <w:style w:type="character" w:styleId="Emphasis">
    <w:name w:val="Emphasis"/>
    <w:basedOn w:val="DefaultParagraphFont"/>
    <w:uiPriority w:val="20"/>
    <w:qFormat/>
    <w:rPr>
      <w:i/>
      <w:iCs/>
    </w:rPr>
  </w:style>
  <w:style w:type="character" w:customStyle="1" w:styleId="image-wrap">
    <w:name w:val="image-wra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82644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https://cfi-nc.atlassian.net/images/icons/attach/image.gif" TargetMode="External"/><Relationship Id="rId18" Type="http://schemas.openxmlformats.org/officeDocument/2006/relationships/hyperlink" Target="https://cfi-nc.atlassian.net/browse/K12-3111" TargetMode="External"/><Relationship Id="rId26" Type="http://schemas.openxmlformats.org/officeDocument/2006/relationships/hyperlink" Target="https://cfi-nc.atlassian.net/secure/ViewProfile.jspa?accountId=712020%3A3342aa9c-5c01-48a1-8ef5-48c6529f2017" TargetMode="External"/><Relationship Id="rId21" Type="http://schemas.openxmlformats.org/officeDocument/2006/relationships/hyperlink" Target="https://cfi-nc.atlassian.net/secure/ViewProfile.jspa?accountId=712020%3Add3c6dda-1b17-4d55-a8b5-0695d6e1717e" TargetMode="External"/><Relationship Id="rId34" Type="http://schemas.openxmlformats.org/officeDocument/2006/relationships/hyperlink" Target="https://cfi-nc.atlassian.net/secure/ViewProfile.jspa?accountId=712020%3A325b2070-104b-4458-9763-27b4105523ea" TargetMode="External"/><Relationship Id="rId7" Type="http://schemas.openxmlformats.org/officeDocument/2006/relationships/image" Target="https://cfi-nc.atlassian.net/images/icons/link_out_bot.gif" TargetMode="External"/><Relationship Id="rId12" Type="http://schemas.openxmlformats.org/officeDocument/2006/relationships/hyperlink" Target="https://cfi-nc.atlassian.net/secure/ViewProfile.jspa?accountId=712020%3Acee2de97-b023-4232-9f3d-0b00bf0ddba7" TargetMode="External"/><Relationship Id="rId17" Type="http://schemas.openxmlformats.org/officeDocument/2006/relationships/hyperlink" Target="https://cfi-nc.atlassian.net/browse/K12-3111" TargetMode="External"/><Relationship Id="rId25" Type="http://schemas.openxmlformats.org/officeDocument/2006/relationships/hyperlink" Target="https://cfiorg.sharepoint.com/:v:/r/sites/K12Project-SensitiveRecordingsandFiles/Shared%20Documents/Sensitive%20Recordings%20and%20Files/Requirements%20Recordings/RM12.18%20Query%20Builder.mp4?csf=1&amp;web=1&amp;e=EB9zgS" TargetMode="External"/><Relationship Id="rId33" Type="http://schemas.openxmlformats.org/officeDocument/2006/relationships/hyperlink" Target="https://codesandbox.io/p/sandbox/cube-js-angular-client-3fhqz?file=%2Fsrc%2Fapp%2Fapp.module.ts%3A23%2C32-23%2C45&amp;from-embed" TargetMode="External"/><Relationship Id="rId2" Type="http://schemas.openxmlformats.org/officeDocument/2006/relationships/styles" Target="styles.xml"/><Relationship Id="rId16" Type="http://schemas.openxmlformats.org/officeDocument/2006/relationships/hyperlink" Target="https://cfi-nc.atlassian.net/browse/K12-3283" TargetMode="External"/><Relationship Id="rId20" Type="http://schemas.openxmlformats.org/officeDocument/2006/relationships/image" Target="file:///D:\rest\api\3\attachment\content\38430" TargetMode="External"/><Relationship Id="rId29" Type="http://schemas.openxmlformats.org/officeDocument/2006/relationships/hyperlink" Target="https://cfi-nc.atlassian.net/secure/ViewProfile.jspa?accountId=712020%3A6a50fbba-2ba1-43bb-8210-9eb98cf6a0c0" TargetMode="External"/><Relationship Id="rId1" Type="http://schemas.openxmlformats.org/officeDocument/2006/relationships/numbering" Target="numbering.xml"/><Relationship Id="rId6" Type="http://schemas.openxmlformats.org/officeDocument/2006/relationships/hyperlink" Target="https://cfi-nc.atlassian.net/browse/K12-4297" TargetMode="External"/><Relationship Id="rId11" Type="http://schemas.openxmlformats.org/officeDocument/2006/relationships/hyperlink" Target="https://cfi-nc.atlassian.net/browse/K12-4297" TargetMode="External"/><Relationship Id="rId24" Type="http://schemas.openxmlformats.org/officeDocument/2006/relationships/hyperlink" Target="https://cfi-nc.atlassian.net/secure/ViewProfile.jspa?accountId=712020%3Add3c6dda-1b17-4d55-a8b5-0695d6e1717e" TargetMode="External"/><Relationship Id="rId32" Type="http://schemas.openxmlformats.org/officeDocument/2006/relationships/hyperlink" Target="https://cfi-nc.atlassian.net/secure/ViewProfile.jspa?accountId=712020%3A6f3d8715-7aee-4a32-8753-979f70afacdf" TargetMode="External"/><Relationship Id="rId37" Type="http://schemas.openxmlformats.org/officeDocument/2006/relationships/theme" Target="theme/theme1.xml"/><Relationship Id="rId5" Type="http://schemas.openxmlformats.org/officeDocument/2006/relationships/hyperlink" Target="https://cfi-nc.atlassian.net/browse/K12-4297" TargetMode="External"/><Relationship Id="rId15" Type="http://schemas.openxmlformats.org/officeDocument/2006/relationships/hyperlink" Target="https://cfi-nc.atlassian.net/browse/K12-3398" TargetMode="External"/><Relationship Id="rId23" Type="http://schemas.openxmlformats.org/officeDocument/2006/relationships/hyperlink" Target="https://cube.dev/product/data-modeling" TargetMode="External"/><Relationship Id="rId28" Type="http://schemas.openxmlformats.org/officeDocument/2006/relationships/hyperlink" Target="https://cfi-nc.atlassian.net/secure/ViewProfile.jspa?accountId=712020%3Acee2de97-b023-4232-9f3d-0b00bf0ddba7" TargetMode="External"/><Relationship Id="rId36" Type="http://schemas.openxmlformats.org/officeDocument/2006/relationships/fontTable" Target="fontTable.xml"/><Relationship Id="rId10" Type="http://schemas.openxmlformats.org/officeDocument/2006/relationships/hyperlink" Target="https://cfi-nc.atlassian.net/issues/?jql=project%3D10064%20AND%20%22fixVersion%22%3D11185%20ORDER%20BY%20priority%20ASC" TargetMode="External"/><Relationship Id="rId19" Type="http://schemas.openxmlformats.org/officeDocument/2006/relationships/image" Target="file:///D:\rest\api\3\attachment\content\38431" TargetMode="External"/><Relationship Id="rId31" Type="http://schemas.openxmlformats.org/officeDocument/2006/relationships/hyperlink" Target="https://cfi-nc.atlassian.net/secure/ViewProfile.jspa?accountId=712020%3Ab3657dd0-cbee-49e5-a50c-bdf9db94bc4f" TargetMode="External"/><Relationship Id="rId4" Type="http://schemas.openxmlformats.org/officeDocument/2006/relationships/webSettings" Target="webSettings.xml"/><Relationship Id="rId9" Type="http://schemas.openxmlformats.org/officeDocument/2006/relationships/hyperlink" Target="https://cfi-nc.atlassian.net/secure/BrowseProject.jspa?id=10064" TargetMode="External"/><Relationship Id="rId14" Type="http://schemas.openxmlformats.org/officeDocument/2006/relationships/hyperlink" Target="https://cfi-nc.atlassian.net/browse/K12-3189" TargetMode="External"/><Relationship Id="rId22" Type="http://schemas.openxmlformats.org/officeDocument/2006/relationships/hyperlink" Target="https://cfi-nc.atlassian.net/secure/ViewProfile.jspa?accountId=712020%3Acee2de97-b023-4232-9f3d-0b00bf0ddba7" TargetMode="External"/><Relationship Id="rId27" Type="http://schemas.openxmlformats.org/officeDocument/2006/relationships/hyperlink" Target="https://cfi-nc.atlassian.net/secure/ViewProfile.jspa?accountId=712020%3A758958a2-ae5e-4e2e-a698-504f1d0d155e" TargetMode="External"/><Relationship Id="rId30" Type="http://schemas.openxmlformats.org/officeDocument/2006/relationships/hyperlink" Target="https://cfi-nc.atlassian.net/secure/ViewProfile.jspa?accountId=712020%3A758958a2-ae5e-4e2e-a698-504f1d0d155e" TargetMode="External"/><Relationship Id="rId35" Type="http://schemas.openxmlformats.org/officeDocument/2006/relationships/hyperlink" Target="https://cfi-nc.atlassian.net/secure/ViewProfile.jspa?accountId=712020%3Acee2de97-b023-4232-9f3d-0b00bf0ddba7" TargetMode="External"/><Relationship Id="rId8" Type="http://schemas.openxmlformats.org/officeDocument/2006/relationships/hyperlink" Target="https://cfi-nc.atlassian.net/browse/K12-125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1925</Words>
  <Characters>11169</Characters>
  <Application>Microsoft Office Word</Application>
  <DocSecurity>0</DocSecurity>
  <Lines>319</Lines>
  <Paragraphs>267</Paragraphs>
  <ScaleCrop>false</ScaleCrop>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[#K12-1250] Query Builder Tool</dc:title>
  <dc:subject/>
  <dc:creator>Terry Fraser</dc:creator>
  <cp:keywords/>
  <dc:description/>
  <cp:lastModifiedBy>Terry Fraser</cp:lastModifiedBy>
  <cp:revision>4</cp:revision>
  <dcterms:created xsi:type="dcterms:W3CDTF">2025-11-16T04:41:00Z</dcterms:created>
  <dcterms:modified xsi:type="dcterms:W3CDTF">2025-11-16T04:41:00Z</dcterms:modified>
</cp:coreProperties>
</file>