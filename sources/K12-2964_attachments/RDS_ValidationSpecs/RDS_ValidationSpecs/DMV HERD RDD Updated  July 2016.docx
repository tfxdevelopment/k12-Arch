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4BD06" w14:textId="77777777" w:rsidR="00DD58E1" w:rsidRPr="00C8197D" w:rsidRDefault="00DD58E1">
      <w:pPr>
        <w:pStyle w:val="Title"/>
      </w:pPr>
      <w:bookmarkStart w:id="0" w:name="_GoBack"/>
      <w:bookmarkEnd w:id="0"/>
    </w:p>
    <w:p w14:paraId="1534BD07" w14:textId="77777777" w:rsidR="00DD58E1" w:rsidRPr="00C8197D" w:rsidRDefault="00DD58E1">
      <w:pPr>
        <w:jc w:val="center"/>
        <w:rPr>
          <w:rFonts w:ascii="Courier" w:hAnsi="Courier"/>
          <w:b/>
          <w:i/>
          <w:sz w:val="28"/>
        </w:rPr>
      </w:pPr>
    </w:p>
    <w:bookmarkStart w:id="1" w:name="_MON_1028441562"/>
    <w:bookmarkEnd w:id="1"/>
    <w:p w14:paraId="1534BD08" w14:textId="77777777" w:rsidR="00DD58E1" w:rsidRPr="00C8197D" w:rsidRDefault="00DD58E1">
      <w:pPr>
        <w:jc w:val="center"/>
        <w:rPr>
          <w:rFonts w:ascii="Courier" w:hAnsi="Courier"/>
          <w:b/>
          <w:i/>
          <w:sz w:val="28"/>
        </w:rPr>
      </w:pPr>
      <w:r w:rsidRPr="00C8197D">
        <w:object w:dxaOrig="2941" w:dyaOrig="2241" w14:anchorId="1534B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11.65pt" o:ole="" fillcolor="window">
            <v:imagedata r:id="rId10" o:title=""/>
          </v:shape>
          <o:OLEObject Type="Embed" ProgID="Word.Picture.8" ShapeID="_x0000_i1025" DrawAspect="Content" ObjectID="_1767779141" r:id="rId11"/>
        </w:object>
      </w:r>
    </w:p>
    <w:p w14:paraId="1534BD09" w14:textId="77777777" w:rsidR="00DD58E1" w:rsidRPr="00C8197D" w:rsidRDefault="00DD58E1">
      <w:pPr>
        <w:rPr>
          <w:rFonts w:ascii="Courier" w:hAnsi="Courier"/>
        </w:rPr>
      </w:pPr>
    </w:p>
    <w:p w14:paraId="1534BD0A" w14:textId="77777777" w:rsidR="00DD58E1" w:rsidRPr="00C8197D" w:rsidRDefault="00DD58E1">
      <w:pPr>
        <w:rPr>
          <w:rFonts w:ascii="Courier" w:hAnsi="Courier"/>
        </w:rPr>
      </w:pPr>
    </w:p>
    <w:p w14:paraId="1534BD0B" w14:textId="77777777" w:rsidR="00DD58E1" w:rsidRPr="00C8197D" w:rsidRDefault="00DD58E1">
      <w:pPr>
        <w:jc w:val="center"/>
        <w:rPr>
          <w:rFonts w:ascii="Courier" w:hAnsi="Courier"/>
          <w:b/>
          <w:sz w:val="28"/>
        </w:rPr>
      </w:pPr>
      <w:bookmarkStart w:id="2" w:name="_Toc16061872"/>
      <w:r w:rsidRPr="00C8197D">
        <w:rPr>
          <w:b/>
          <w:sz w:val="28"/>
        </w:rPr>
        <w:t>State Automated Driver License System</w:t>
      </w:r>
      <w:bookmarkEnd w:id="2"/>
    </w:p>
    <w:p w14:paraId="1534BD0C" w14:textId="77777777" w:rsidR="00DD58E1" w:rsidRPr="00C8197D" w:rsidRDefault="00DD58E1">
      <w:pPr>
        <w:jc w:val="center"/>
        <w:rPr>
          <w:rFonts w:ascii="Courier" w:hAnsi="Courier"/>
          <w:b/>
          <w:sz w:val="28"/>
        </w:rPr>
      </w:pPr>
    </w:p>
    <w:p w14:paraId="1534BD0D" w14:textId="77777777" w:rsidR="00DD58E1" w:rsidRPr="00C8197D" w:rsidRDefault="00DD58E1">
      <w:pPr>
        <w:jc w:val="center"/>
        <w:rPr>
          <w:rFonts w:ascii="Courier" w:hAnsi="Courier"/>
          <w:b/>
          <w:sz w:val="28"/>
        </w:rPr>
      </w:pPr>
      <w:r w:rsidRPr="00C8197D">
        <w:rPr>
          <w:b/>
          <w:smallCaps/>
          <w:sz w:val="28"/>
        </w:rPr>
        <w:t>(SADLS)</w:t>
      </w:r>
    </w:p>
    <w:p w14:paraId="1534BD0E" w14:textId="77777777" w:rsidR="00DD58E1" w:rsidRPr="00C8197D" w:rsidRDefault="00DD58E1">
      <w:pPr>
        <w:rPr>
          <w:rFonts w:ascii="Courier" w:hAnsi="Courier"/>
          <w:b/>
        </w:rPr>
      </w:pPr>
    </w:p>
    <w:p w14:paraId="1534BD0F" w14:textId="77777777" w:rsidR="00DD58E1" w:rsidRPr="00C8197D" w:rsidRDefault="00DD58E1">
      <w:pPr>
        <w:rPr>
          <w:rFonts w:ascii="Courier" w:hAnsi="Courier"/>
          <w:b/>
        </w:rPr>
      </w:pPr>
    </w:p>
    <w:p w14:paraId="1534BD10" w14:textId="77777777" w:rsidR="00DD58E1" w:rsidRPr="00C8197D" w:rsidRDefault="00DD58E1">
      <w:pPr>
        <w:jc w:val="center"/>
        <w:rPr>
          <w:b/>
          <w:caps/>
          <w:sz w:val="28"/>
        </w:rPr>
      </w:pPr>
      <w:bookmarkStart w:id="3" w:name="_Toc16061873"/>
      <w:r w:rsidRPr="00C8197D">
        <w:rPr>
          <w:b/>
          <w:sz w:val="28"/>
        </w:rPr>
        <w:t>Requirements Definition Document</w:t>
      </w:r>
      <w:bookmarkEnd w:id="3"/>
    </w:p>
    <w:p w14:paraId="1534BD11" w14:textId="77777777" w:rsidR="00DD58E1" w:rsidRPr="00C8197D" w:rsidRDefault="00DD58E1">
      <w:pPr>
        <w:jc w:val="center"/>
        <w:rPr>
          <w:b/>
          <w:smallCaps/>
          <w:sz w:val="28"/>
        </w:rPr>
      </w:pPr>
    </w:p>
    <w:p w14:paraId="1534BD12" w14:textId="77777777" w:rsidR="00DD58E1" w:rsidRPr="00C8197D" w:rsidRDefault="00DD58E1">
      <w:pPr>
        <w:jc w:val="center"/>
        <w:rPr>
          <w:b/>
          <w:sz w:val="28"/>
        </w:rPr>
      </w:pPr>
      <w:r w:rsidRPr="00C8197D">
        <w:rPr>
          <w:b/>
          <w:sz w:val="28"/>
        </w:rPr>
        <w:t>for</w:t>
      </w:r>
    </w:p>
    <w:p w14:paraId="1534BD13" w14:textId="77777777" w:rsidR="00DD58E1" w:rsidRPr="00C8197D" w:rsidRDefault="00DD58E1">
      <w:pPr>
        <w:jc w:val="center"/>
        <w:rPr>
          <w:b/>
          <w:sz w:val="28"/>
        </w:rPr>
      </w:pPr>
    </w:p>
    <w:p w14:paraId="1534BD14" w14:textId="77777777" w:rsidR="005D2542" w:rsidRDefault="00DD58E1">
      <w:pPr>
        <w:jc w:val="center"/>
        <w:rPr>
          <w:rFonts w:ascii="Times New (W1)" w:hAnsi="Times New (W1)"/>
          <w:b/>
          <w:sz w:val="28"/>
        </w:rPr>
      </w:pPr>
      <w:r w:rsidRPr="00C8197D">
        <w:rPr>
          <w:rFonts w:ascii="Times New (W1)" w:hAnsi="Times New (W1)"/>
          <w:b/>
          <w:sz w:val="28"/>
        </w:rPr>
        <w:t xml:space="preserve"> </w:t>
      </w:r>
      <w:r w:rsidR="005D2542">
        <w:rPr>
          <w:rFonts w:ascii="Times New (W1)" w:hAnsi="Times New (W1)"/>
          <w:b/>
          <w:sz w:val="28"/>
        </w:rPr>
        <w:t>Higher Education Residency Determination</w:t>
      </w:r>
    </w:p>
    <w:p w14:paraId="1534BD15" w14:textId="77777777" w:rsidR="005D2542" w:rsidRDefault="005D2542">
      <w:pPr>
        <w:jc w:val="center"/>
        <w:rPr>
          <w:rFonts w:ascii="Times New (W1)" w:hAnsi="Times New (W1)"/>
          <w:b/>
          <w:sz w:val="28"/>
        </w:rPr>
      </w:pPr>
    </w:p>
    <w:p w14:paraId="1534BD16" w14:textId="77777777" w:rsidR="005D2542" w:rsidRDefault="005D2542">
      <w:pPr>
        <w:jc w:val="center"/>
        <w:rPr>
          <w:rFonts w:ascii="Times New (W1)" w:hAnsi="Times New (W1)"/>
          <w:b/>
          <w:sz w:val="28"/>
        </w:rPr>
      </w:pPr>
      <w:r>
        <w:rPr>
          <w:rFonts w:ascii="Times New (W1)" w:hAnsi="Times New (W1)"/>
          <w:b/>
          <w:sz w:val="28"/>
        </w:rPr>
        <w:t>‘HERD’</w:t>
      </w:r>
    </w:p>
    <w:p w14:paraId="1534BD17" w14:textId="77777777" w:rsidR="005D2542" w:rsidRDefault="005D2542">
      <w:pPr>
        <w:jc w:val="center"/>
        <w:rPr>
          <w:rFonts w:ascii="Times New (W1)" w:hAnsi="Times New (W1)"/>
          <w:b/>
          <w:sz w:val="28"/>
        </w:rPr>
      </w:pPr>
    </w:p>
    <w:p w14:paraId="1534BD18" w14:textId="77777777" w:rsidR="005D2542" w:rsidRDefault="005D2542">
      <w:pPr>
        <w:jc w:val="center"/>
        <w:rPr>
          <w:rFonts w:ascii="Times New (W1)" w:hAnsi="Times New (W1)"/>
          <w:b/>
          <w:sz w:val="28"/>
        </w:rPr>
      </w:pPr>
      <w:r>
        <w:rPr>
          <w:rFonts w:ascii="Times New (W1)" w:hAnsi="Times New (W1)"/>
          <w:b/>
          <w:sz w:val="28"/>
        </w:rPr>
        <w:t>CRXXXX</w:t>
      </w:r>
    </w:p>
    <w:p w14:paraId="1534BD19" w14:textId="77777777" w:rsidR="00B42341" w:rsidRPr="00C8197D" w:rsidRDefault="005D2542">
      <w:pPr>
        <w:jc w:val="center"/>
        <w:rPr>
          <w:b/>
          <w:smallCaps/>
          <w:sz w:val="28"/>
        </w:rPr>
      </w:pPr>
      <w:r>
        <w:rPr>
          <w:rFonts w:ascii="Times New (W1)" w:hAnsi="Times New (W1)"/>
          <w:b/>
          <w:sz w:val="28"/>
        </w:rPr>
        <w:t xml:space="preserve"> </w:t>
      </w:r>
    </w:p>
    <w:p w14:paraId="1534BD1A" w14:textId="77777777" w:rsidR="00DD58E1" w:rsidRPr="00C8197D" w:rsidRDefault="00DD58E1">
      <w:pPr>
        <w:pStyle w:val="NormalIndent"/>
      </w:pPr>
    </w:p>
    <w:p w14:paraId="1534BD1B" w14:textId="77777777" w:rsidR="00DD58E1" w:rsidRPr="00C8197D" w:rsidRDefault="00DD58E1">
      <w:pPr>
        <w:jc w:val="center"/>
        <w:rPr>
          <w:sz w:val="22"/>
        </w:rPr>
      </w:pPr>
      <w:r w:rsidRPr="00C8197D">
        <w:rPr>
          <w:sz w:val="22"/>
        </w:rPr>
        <w:t xml:space="preserve">Written By:  </w:t>
      </w:r>
      <w:r w:rsidR="007551DD">
        <w:rPr>
          <w:sz w:val="22"/>
        </w:rPr>
        <w:t>Brian P. O’Connell</w:t>
      </w:r>
    </w:p>
    <w:p w14:paraId="1534BD1C" w14:textId="77777777" w:rsidR="00DD58E1" w:rsidRPr="00C8197D" w:rsidRDefault="00DD58E1">
      <w:pPr>
        <w:jc w:val="center"/>
        <w:rPr>
          <w:sz w:val="22"/>
        </w:rPr>
      </w:pPr>
    </w:p>
    <w:p w14:paraId="1534BD1D" w14:textId="77777777" w:rsidR="00DD58E1" w:rsidRPr="00C8197D" w:rsidRDefault="005D2542">
      <w:pPr>
        <w:jc w:val="center"/>
        <w:rPr>
          <w:sz w:val="22"/>
        </w:rPr>
      </w:pPr>
      <w:r>
        <w:rPr>
          <w:sz w:val="22"/>
        </w:rPr>
        <w:t xml:space="preserve">March </w:t>
      </w:r>
      <w:r w:rsidR="007551DD">
        <w:rPr>
          <w:sz w:val="22"/>
        </w:rPr>
        <w:t>3</w:t>
      </w:r>
      <w:r w:rsidR="00B61F72">
        <w:rPr>
          <w:sz w:val="22"/>
        </w:rPr>
        <w:t>, 201</w:t>
      </w:r>
      <w:r>
        <w:rPr>
          <w:sz w:val="22"/>
        </w:rPr>
        <w:t>6</w:t>
      </w:r>
    </w:p>
    <w:p w14:paraId="1534BD1E" w14:textId="77777777" w:rsidR="00DD58E1" w:rsidRPr="00C8197D" w:rsidRDefault="00DD58E1">
      <w:pPr>
        <w:jc w:val="center"/>
      </w:pPr>
    </w:p>
    <w:p w14:paraId="1534BD1F" w14:textId="77777777" w:rsidR="00DD58E1" w:rsidRPr="00C8197D" w:rsidRDefault="00DD58E1">
      <w:pPr>
        <w:jc w:val="center"/>
      </w:pPr>
    </w:p>
    <w:tbl>
      <w:tblPr>
        <w:tblW w:w="765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950"/>
      </w:tblGrid>
      <w:tr w:rsidR="00436841" w14:paraId="1534BD22" w14:textId="77777777" w:rsidTr="005A22E9">
        <w:tc>
          <w:tcPr>
            <w:tcW w:w="2700" w:type="dxa"/>
            <w:tcBorders>
              <w:top w:val="nil"/>
              <w:left w:val="nil"/>
              <w:bottom w:val="nil"/>
              <w:right w:val="nil"/>
            </w:tcBorders>
            <w:shd w:val="clear" w:color="auto" w:fill="auto"/>
            <w:vAlign w:val="bottom"/>
          </w:tcPr>
          <w:p w14:paraId="1534BD20" w14:textId="77777777" w:rsidR="00436841" w:rsidRDefault="00436841" w:rsidP="00FB38D4">
            <w:pPr>
              <w:spacing w:before="240"/>
            </w:pPr>
            <w:r>
              <w:t>IT Manager</w:t>
            </w:r>
            <w:r w:rsidRPr="00C8197D">
              <w:t xml:space="preserve"> </w:t>
            </w:r>
            <w:r>
              <w:t xml:space="preserve">1 </w:t>
            </w:r>
            <w:r w:rsidRPr="00C8197D">
              <w:t>Review Date:</w:t>
            </w:r>
          </w:p>
        </w:tc>
        <w:tc>
          <w:tcPr>
            <w:tcW w:w="4950" w:type="dxa"/>
            <w:tcBorders>
              <w:top w:val="nil"/>
              <w:left w:val="nil"/>
              <w:right w:val="nil"/>
            </w:tcBorders>
            <w:shd w:val="clear" w:color="auto" w:fill="auto"/>
          </w:tcPr>
          <w:p w14:paraId="1534BD21" w14:textId="77777777" w:rsidR="00436841" w:rsidRDefault="00436841" w:rsidP="00FB38D4">
            <w:pPr>
              <w:spacing w:line="480" w:lineRule="auto"/>
              <w:jc w:val="center"/>
            </w:pPr>
          </w:p>
        </w:tc>
      </w:tr>
      <w:tr w:rsidR="00436841" w14:paraId="1534BD25" w14:textId="77777777" w:rsidTr="005A22E9">
        <w:tc>
          <w:tcPr>
            <w:tcW w:w="2700" w:type="dxa"/>
            <w:tcBorders>
              <w:top w:val="nil"/>
              <w:left w:val="nil"/>
              <w:bottom w:val="nil"/>
              <w:right w:val="nil"/>
            </w:tcBorders>
            <w:shd w:val="clear" w:color="auto" w:fill="auto"/>
            <w:vAlign w:val="bottom"/>
          </w:tcPr>
          <w:p w14:paraId="1534BD23" w14:textId="77777777" w:rsidR="00436841" w:rsidRDefault="00436841" w:rsidP="00436841">
            <w:r>
              <w:t>IT Manager</w:t>
            </w:r>
            <w:r w:rsidRPr="00C8197D">
              <w:t xml:space="preserve"> </w:t>
            </w:r>
            <w:r>
              <w:t xml:space="preserve">1 </w:t>
            </w:r>
            <w:r w:rsidRPr="00C8197D">
              <w:t>(print name):</w:t>
            </w:r>
          </w:p>
        </w:tc>
        <w:tc>
          <w:tcPr>
            <w:tcW w:w="4950" w:type="dxa"/>
            <w:tcBorders>
              <w:left w:val="nil"/>
              <w:right w:val="nil"/>
            </w:tcBorders>
            <w:shd w:val="clear" w:color="auto" w:fill="auto"/>
          </w:tcPr>
          <w:p w14:paraId="1534BD24" w14:textId="77777777" w:rsidR="00436841" w:rsidRDefault="00436841" w:rsidP="00FB38D4">
            <w:pPr>
              <w:spacing w:line="480" w:lineRule="auto"/>
              <w:jc w:val="center"/>
            </w:pPr>
          </w:p>
        </w:tc>
      </w:tr>
      <w:tr w:rsidR="00436841" w14:paraId="1534BD28" w14:textId="77777777" w:rsidTr="005A22E9">
        <w:tc>
          <w:tcPr>
            <w:tcW w:w="2700" w:type="dxa"/>
            <w:tcBorders>
              <w:top w:val="nil"/>
              <w:left w:val="nil"/>
              <w:bottom w:val="nil"/>
              <w:right w:val="nil"/>
            </w:tcBorders>
            <w:shd w:val="clear" w:color="auto" w:fill="auto"/>
            <w:vAlign w:val="bottom"/>
          </w:tcPr>
          <w:p w14:paraId="1534BD26" w14:textId="77777777" w:rsidR="00436841" w:rsidRDefault="00436841" w:rsidP="00436841">
            <w:r>
              <w:t>IT Manager</w:t>
            </w:r>
            <w:r w:rsidRPr="00C8197D">
              <w:t xml:space="preserve"> </w:t>
            </w:r>
            <w:r>
              <w:t xml:space="preserve">1 </w:t>
            </w:r>
            <w:r w:rsidRPr="00C8197D">
              <w:t>signature:</w:t>
            </w:r>
          </w:p>
        </w:tc>
        <w:tc>
          <w:tcPr>
            <w:tcW w:w="4950" w:type="dxa"/>
            <w:tcBorders>
              <w:left w:val="nil"/>
              <w:right w:val="nil"/>
            </w:tcBorders>
            <w:shd w:val="clear" w:color="auto" w:fill="auto"/>
          </w:tcPr>
          <w:p w14:paraId="1534BD27" w14:textId="77777777" w:rsidR="00436841" w:rsidRDefault="00436841" w:rsidP="00FB38D4">
            <w:pPr>
              <w:spacing w:line="480" w:lineRule="auto"/>
              <w:jc w:val="center"/>
            </w:pPr>
          </w:p>
        </w:tc>
      </w:tr>
      <w:tr w:rsidR="00436841" w14:paraId="1534BD2B" w14:textId="77777777" w:rsidTr="005A22E9">
        <w:tc>
          <w:tcPr>
            <w:tcW w:w="2700" w:type="dxa"/>
            <w:tcBorders>
              <w:top w:val="nil"/>
              <w:left w:val="nil"/>
              <w:bottom w:val="nil"/>
              <w:right w:val="nil"/>
            </w:tcBorders>
            <w:shd w:val="clear" w:color="auto" w:fill="auto"/>
            <w:vAlign w:val="bottom"/>
          </w:tcPr>
          <w:p w14:paraId="1534BD29" w14:textId="77777777" w:rsidR="00436841" w:rsidRDefault="00436841" w:rsidP="00436841">
            <w:r>
              <w:t>IT Manager</w:t>
            </w:r>
            <w:r w:rsidRPr="00C8197D">
              <w:t xml:space="preserve"> </w:t>
            </w:r>
            <w:r>
              <w:t xml:space="preserve">2 </w:t>
            </w:r>
            <w:r w:rsidRPr="00C8197D">
              <w:t>Review Date:</w:t>
            </w:r>
          </w:p>
        </w:tc>
        <w:tc>
          <w:tcPr>
            <w:tcW w:w="4950" w:type="dxa"/>
            <w:tcBorders>
              <w:left w:val="nil"/>
              <w:right w:val="nil"/>
            </w:tcBorders>
            <w:shd w:val="clear" w:color="auto" w:fill="auto"/>
          </w:tcPr>
          <w:p w14:paraId="1534BD2A" w14:textId="77777777" w:rsidR="00436841" w:rsidRDefault="00436841" w:rsidP="00FB38D4">
            <w:pPr>
              <w:spacing w:line="480" w:lineRule="auto"/>
              <w:jc w:val="center"/>
            </w:pPr>
          </w:p>
        </w:tc>
      </w:tr>
      <w:tr w:rsidR="00436841" w14:paraId="1534BD2E" w14:textId="77777777" w:rsidTr="005A22E9">
        <w:tc>
          <w:tcPr>
            <w:tcW w:w="2700" w:type="dxa"/>
            <w:tcBorders>
              <w:top w:val="nil"/>
              <w:left w:val="nil"/>
              <w:bottom w:val="nil"/>
              <w:right w:val="nil"/>
            </w:tcBorders>
            <w:shd w:val="clear" w:color="auto" w:fill="auto"/>
            <w:vAlign w:val="bottom"/>
          </w:tcPr>
          <w:p w14:paraId="1534BD2C" w14:textId="77777777" w:rsidR="00436841" w:rsidRDefault="00436841" w:rsidP="00436841">
            <w:r>
              <w:t>IT Manager</w:t>
            </w:r>
            <w:r w:rsidRPr="00C8197D">
              <w:t xml:space="preserve"> </w:t>
            </w:r>
            <w:r>
              <w:t xml:space="preserve">2 </w:t>
            </w:r>
            <w:r w:rsidRPr="00C8197D">
              <w:t>(print name):</w:t>
            </w:r>
          </w:p>
        </w:tc>
        <w:tc>
          <w:tcPr>
            <w:tcW w:w="4950" w:type="dxa"/>
            <w:tcBorders>
              <w:left w:val="nil"/>
              <w:right w:val="nil"/>
            </w:tcBorders>
            <w:shd w:val="clear" w:color="auto" w:fill="auto"/>
          </w:tcPr>
          <w:p w14:paraId="1534BD2D" w14:textId="77777777" w:rsidR="00436841" w:rsidRDefault="00436841" w:rsidP="00FB38D4">
            <w:pPr>
              <w:spacing w:line="480" w:lineRule="auto"/>
              <w:jc w:val="center"/>
            </w:pPr>
          </w:p>
        </w:tc>
      </w:tr>
      <w:tr w:rsidR="00436841" w14:paraId="1534BD31" w14:textId="77777777" w:rsidTr="005A22E9">
        <w:tc>
          <w:tcPr>
            <w:tcW w:w="2700" w:type="dxa"/>
            <w:tcBorders>
              <w:top w:val="nil"/>
              <w:left w:val="nil"/>
              <w:bottom w:val="nil"/>
              <w:right w:val="nil"/>
            </w:tcBorders>
            <w:shd w:val="clear" w:color="auto" w:fill="auto"/>
            <w:vAlign w:val="bottom"/>
          </w:tcPr>
          <w:p w14:paraId="1534BD2F" w14:textId="77777777" w:rsidR="00436841" w:rsidRDefault="00436841" w:rsidP="00436841">
            <w:r>
              <w:t>IT Manager</w:t>
            </w:r>
            <w:r w:rsidRPr="00C8197D">
              <w:t xml:space="preserve"> </w:t>
            </w:r>
            <w:r>
              <w:t xml:space="preserve">2 </w:t>
            </w:r>
            <w:r w:rsidRPr="00C8197D">
              <w:t>signature:</w:t>
            </w:r>
          </w:p>
        </w:tc>
        <w:tc>
          <w:tcPr>
            <w:tcW w:w="4950" w:type="dxa"/>
            <w:tcBorders>
              <w:left w:val="nil"/>
              <w:right w:val="nil"/>
            </w:tcBorders>
            <w:shd w:val="clear" w:color="auto" w:fill="auto"/>
          </w:tcPr>
          <w:p w14:paraId="1534BD30" w14:textId="77777777" w:rsidR="00436841" w:rsidRDefault="00436841" w:rsidP="00FB38D4">
            <w:pPr>
              <w:spacing w:line="480" w:lineRule="auto"/>
              <w:jc w:val="center"/>
            </w:pPr>
          </w:p>
        </w:tc>
      </w:tr>
    </w:tbl>
    <w:p w14:paraId="1534BD32" w14:textId="77777777" w:rsidR="00DD58E1" w:rsidRDefault="00DD58E1">
      <w:pPr>
        <w:jc w:val="center"/>
      </w:pPr>
    </w:p>
    <w:p w14:paraId="1534BD33" w14:textId="77777777" w:rsidR="00436841" w:rsidRPr="00C8197D" w:rsidRDefault="00436841">
      <w:pPr>
        <w:jc w:val="center"/>
      </w:pPr>
    </w:p>
    <w:p w14:paraId="1534BD34" w14:textId="77777777" w:rsidR="00DD58E1" w:rsidRPr="00C8197D" w:rsidRDefault="00DD58E1">
      <w:pPr>
        <w:spacing w:after="240"/>
        <w:sectPr w:rsidR="00DD58E1" w:rsidRPr="00C8197D">
          <w:headerReference w:type="default" r:id="rId12"/>
          <w:footerReference w:type="default" r:id="rId13"/>
          <w:pgSz w:w="12240" w:h="15840"/>
          <w:pgMar w:top="1440" w:right="1440" w:bottom="1440" w:left="1440" w:header="720" w:footer="720" w:gutter="0"/>
          <w:cols w:space="720"/>
        </w:sectPr>
      </w:pPr>
    </w:p>
    <w:p w14:paraId="1534BD35" w14:textId="77777777" w:rsidR="00DD58E1" w:rsidRPr="00C8197D" w:rsidRDefault="00DD58E1">
      <w:pPr>
        <w:pStyle w:val="TOCHeading"/>
      </w:pPr>
      <w:r w:rsidRPr="00C8197D">
        <w:lastRenderedPageBreak/>
        <w:t>Table of Contents</w:t>
      </w:r>
    </w:p>
    <w:p w14:paraId="1534BD36" w14:textId="77777777" w:rsidR="00DD58E1" w:rsidRPr="00C8197D" w:rsidRDefault="00DD58E1">
      <w:pPr>
        <w:pStyle w:val="TOC1"/>
      </w:pPr>
    </w:p>
    <w:p w14:paraId="1534BD37" w14:textId="77777777" w:rsidR="00F4279B" w:rsidRDefault="00DD58E1">
      <w:pPr>
        <w:pStyle w:val="TOC1"/>
        <w:tabs>
          <w:tab w:val="left" w:pos="400"/>
          <w:tab w:val="right" w:leader="dot" w:pos="9350"/>
        </w:tabs>
        <w:rPr>
          <w:rFonts w:asciiTheme="minorHAnsi" w:eastAsiaTheme="minorEastAsia" w:hAnsiTheme="minorHAnsi" w:cstheme="minorBidi"/>
          <w:b w:val="0"/>
          <w:caps w:val="0"/>
          <w:noProof/>
          <w:sz w:val="22"/>
          <w:szCs w:val="22"/>
        </w:rPr>
      </w:pPr>
      <w:r w:rsidRPr="0082203D">
        <w:rPr>
          <w:sz w:val="22"/>
          <w:szCs w:val="22"/>
          <w:u w:val="single"/>
        </w:rPr>
        <w:fldChar w:fldCharType="begin"/>
      </w:r>
      <w:r w:rsidRPr="0082203D">
        <w:rPr>
          <w:sz w:val="22"/>
          <w:szCs w:val="22"/>
          <w:u w:val="single"/>
        </w:rPr>
        <w:instrText xml:space="preserve"> TOC \o </w:instrText>
      </w:r>
      <w:r w:rsidRPr="0082203D">
        <w:rPr>
          <w:sz w:val="22"/>
          <w:szCs w:val="22"/>
          <w:u w:val="single"/>
        </w:rPr>
        <w:fldChar w:fldCharType="separate"/>
      </w:r>
      <w:r w:rsidR="00F4279B">
        <w:rPr>
          <w:noProof/>
        </w:rPr>
        <w:t>1</w:t>
      </w:r>
      <w:r w:rsidR="00F4279B">
        <w:rPr>
          <w:rFonts w:asciiTheme="minorHAnsi" w:eastAsiaTheme="minorEastAsia" w:hAnsiTheme="minorHAnsi" w:cstheme="minorBidi"/>
          <w:b w:val="0"/>
          <w:caps w:val="0"/>
          <w:noProof/>
          <w:sz w:val="22"/>
          <w:szCs w:val="22"/>
        </w:rPr>
        <w:tab/>
      </w:r>
      <w:r w:rsidR="00F4279B" w:rsidRPr="00E76121">
        <w:rPr>
          <w:caps w:val="0"/>
          <w:noProof/>
        </w:rPr>
        <w:t>Overview</w:t>
      </w:r>
      <w:r w:rsidR="00F4279B">
        <w:rPr>
          <w:noProof/>
        </w:rPr>
        <w:tab/>
      </w:r>
      <w:r w:rsidR="00F4279B">
        <w:rPr>
          <w:noProof/>
        </w:rPr>
        <w:fldChar w:fldCharType="begin"/>
      </w:r>
      <w:r w:rsidR="00F4279B">
        <w:rPr>
          <w:noProof/>
        </w:rPr>
        <w:instrText xml:space="preserve"> PAGEREF _Toc446509098 \h </w:instrText>
      </w:r>
      <w:r w:rsidR="00F4279B">
        <w:rPr>
          <w:noProof/>
        </w:rPr>
      </w:r>
      <w:r w:rsidR="00F4279B">
        <w:rPr>
          <w:noProof/>
        </w:rPr>
        <w:fldChar w:fldCharType="separate"/>
      </w:r>
      <w:r w:rsidR="00F4279B">
        <w:rPr>
          <w:noProof/>
        </w:rPr>
        <w:t>3</w:t>
      </w:r>
      <w:r w:rsidR="00F4279B">
        <w:rPr>
          <w:noProof/>
        </w:rPr>
        <w:fldChar w:fldCharType="end"/>
      </w:r>
    </w:p>
    <w:p w14:paraId="1534BD38"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1.1</w:t>
      </w:r>
      <w:r>
        <w:rPr>
          <w:rFonts w:asciiTheme="minorHAnsi" w:eastAsiaTheme="minorEastAsia" w:hAnsiTheme="minorHAnsi" w:cstheme="minorBidi"/>
          <w:noProof/>
          <w:sz w:val="22"/>
          <w:szCs w:val="22"/>
        </w:rPr>
        <w:tab/>
      </w:r>
      <w:r>
        <w:rPr>
          <w:noProof/>
        </w:rPr>
        <w:t>Business Problem</w:t>
      </w:r>
      <w:r>
        <w:rPr>
          <w:noProof/>
        </w:rPr>
        <w:tab/>
      </w:r>
      <w:r>
        <w:rPr>
          <w:noProof/>
        </w:rPr>
        <w:fldChar w:fldCharType="begin"/>
      </w:r>
      <w:r>
        <w:rPr>
          <w:noProof/>
        </w:rPr>
        <w:instrText xml:space="preserve"> PAGEREF _Toc446509099 \h </w:instrText>
      </w:r>
      <w:r>
        <w:rPr>
          <w:noProof/>
        </w:rPr>
      </w:r>
      <w:r>
        <w:rPr>
          <w:noProof/>
        </w:rPr>
        <w:fldChar w:fldCharType="separate"/>
      </w:r>
      <w:r>
        <w:rPr>
          <w:noProof/>
        </w:rPr>
        <w:t>3</w:t>
      </w:r>
      <w:r>
        <w:rPr>
          <w:noProof/>
        </w:rPr>
        <w:fldChar w:fldCharType="end"/>
      </w:r>
    </w:p>
    <w:p w14:paraId="1534BD39"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sidRPr="00E76121">
        <w:rPr>
          <w:rFonts w:ascii="Arial" w:hAnsi="Arial" w:cs="Arial"/>
          <w:noProof/>
        </w:rPr>
        <w:t>1.2</w:t>
      </w:r>
      <w:r>
        <w:rPr>
          <w:rFonts w:asciiTheme="minorHAnsi" w:eastAsiaTheme="minorEastAsia" w:hAnsiTheme="minorHAnsi" w:cstheme="minorBidi"/>
          <w:noProof/>
          <w:sz w:val="22"/>
          <w:szCs w:val="22"/>
        </w:rPr>
        <w:tab/>
      </w:r>
      <w:r w:rsidRPr="00E76121">
        <w:rPr>
          <w:rFonts w:ascii="Arial" w:hAnsi="Arial" w:cs="Arial"/>
          <w:noProof/>
        </w:rPr>
        <w:t>Current System Flow</w:t>
      </w:r>
      <w:r>
        <w:rPr>
          <w:noProof/>
        </w:rPr>
        <w:tab/>
      </w:r>
      <w:r>
        <w:rPr>
          <w:noProof/>
        </w:rPr>
        <w:fldChar w:fldCharType="begin"/>
      </w:r>
      <w:r>
        <w:rPr>
          <w:noProof/>
        </w:rPr>
        <w:instrText xml:space="preserve"> PAGEREF _Toc446509100 \h </w:instrText>
      </w:r>
      <w:r>
        <w:rPr>
          <w:noProof/>
        </w:rPr>
      </w:r>
      <w:r>
        <w:rPr>
          <w:noProof/>
        </w:rPr>
        <w:fldChar w:fldCharType="separate"/>
      </w:r>
      <w:r>
        <w:rPr>
          <w:noProof/>
        </w:rPr>
        <w:t>3</w:t>
      </w:r>
      <w:r>
        <w:rPr>
          <w:noProof/>
        </w:rPr>
        <w:fldChar w:fldCharType="end"/>
      </w:r>
    </w:p>
    <w:p w14:paraId="1534BD3A"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1.3</w:t>
      </w:r>
      <w:r>
        <w:rPr>
          <w:rFonts w:asciiTheme="minorHAnsi" w:eastAsiaTheme="minorEastAsia" w:hAnsiTheme="minorHAnsi" w:cstheme="minorBidi"/>
          <w:noProof/>
          <w:sz w:val="22"/>
          <w:szCs w:val="22"/>
        </w:rPr>
        <w:tab/>
      </w:r>
      <w:r>
        <w:rPr>
          <w:noProof/>
        </w:rPr>
        <w:t>Purpose / Objectives</w:t>
      </w:r>
      <w:r>
        <w:rPr>
          <w:noProof/>
        </w:rPr>
        <w:tab/>
      </w:r>
      <w:r>
        <w:rPr>
          <w:noProof/>
        </w:rPr>
        <w:fldChar w:fldCharType="begin"/>
      </w:r>
      <w:r>
        <w:rPr>
          <w:noProof/>
        </w:rPr>
        <w:instrText xml:space="preserve"> PAGEREF _Toc446509101 \h </w:instrText>
      </w:r>
      <w:r>
        <w:rPr>
          <w:noProof/>
        </w:rPr>
      </w:r>
      <w:r>
        <w:rPr>
          <w:noProof/>
        </w:rPr>
        <w:fldChar w:fldCharType="separate"/>
      </w:r>
      <w:r>
        <w:rPr>
          <w:noProof/>
        </w:rPr>
        <w:t>3</w:t>
      </w:r>
      <w:r>
        <w:rPr>
          <w:noProof/>
        </w:rPr>
        <w:fldChar w:fldCharType="end"/>
      </w:r>
    </w:p>
    <w:p w14:paraId="1534BD3B"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1.4</w:t>
      </w:r>
      <w:r>
        <w:rPr>
          <w:rFonts w:asciiTheme="minorHAnsi" w:eastAsiaTheme="minorEastAsia" w:hAnsiTheme="minorHAnsi" w:cstheme="minorBidi"/>
          <w:noProof/>
          <w:sz w:val="22"/>
          <w:szCs w:val="22"/>
        </w:rPr>
        <w:tab/>
      </w:r>
      <w:r>
        <w:rPr>
          <w:noProof/>
        </w:rPr>
        <w:t>Data Flow Diagram</w:t>
      </w:r>
      <w:r>
        <w:rPr>
          <w:noProof/>
        </w:rPr>
        <w:tab/>
      </w:r>
      <w:r>
        <w:rPr>
          <w:noProof/>
        </w:rPr>
        <w:fldChar w:fldCharType="begin"/>
      </w:r>
      <w:r>
        <w:rPr>
          <w:noProof/>
        </w:rPr>
        <w:instrText xml:space="preserve"> PAGEREF _Toc446509102 \h </w:instrText>
      </w:r>
      <w:r>
        <w:rPr>
          <w:noProof/>
        </w:rPr>
      </w:r>
      <w:r>
        <w:rPr>
          <w:noProof/>
        </w:rPr>
        <w:fldChar w:fldCharType="separate"/>
      </w:r>
      <w:r>
        <w:rPr>
          <w:noProof/>
        </w:rPr>
        <w:t>4</w:t>
      </w:r>
      <w:r>
        <w:rPr>
          <w:noProof/>
        </w:rPr>
        <w:fldChar w:fldCharType="end"/>
      </w:r>
    </w:p>
    <w:p w14:paraId="1534BD3C" w14:textId="77777777" w:rsidR="00F4279B" w:rsidRDefault="00F4279B">
      <w:pPr>
        <w:pStyle w:val="TOC1"/>
        <w:tabs>
          <w:tab w:val="left" w:pos="400"/>
          <w:tab w:val="right" w:leader="dot" w:pos="9350"/>
        </w:tabs>
        <w:rPr>
          <w:rFonts w:asciiTheme="minorHAnsi" w:eastAsiaTheme="minorEastAsia" w:hAnsiTheme="minorHAnsi" w:cstheme="minorBidi"/>
          <w:b w:val="0"/>
          <w:caps w:val="0"/>
          <w:noProof/>
          <w:sz w:val="22"/>
          <w:szCs w:val="22"/>
        </w:rPr>
      </w:pPr>
      <w:r w:rsidRPr="00E76121">
        <w:rPr>
          <w:caps w:val="0"/>
          <w:noProof/>
        </w:rPr>
        <w:t>2</w:t>
      </w:r>
      <w:r>
        <w:rPr>
          <w:rFonts w:asciiTheme="minorHAnsi" w:eastAsiaTheme="minorEastAsia" w:hAnsiTheme="minorHAnsi" w:cstheme="minorBidi"/>
          <w:b w:val="0"/>
          <w:caps w:val="0"/>
          <w:noProof/>
          <w:sz w:val="22"/>
          <w:szCs w:val="22"/>
        </w:rPr>
        <w:tab/>
      </w:r>
      <w:r w:rsidRPr="00E76121">
        <w:rPr>
          <w:caps w:val="0"/>
          <w:noProof/>
        </w:rPr>
        <w:t>System Requirements</w:t>
      </w:r>
      <w:r>
        <w:rPr>
          <w:noProof/>
        </w:rPr>
        <w:tab/>
      </w:r>
      <w:r>
        <w:rPr>
          <w:noProof/>
        </w:rPr>
        <w:fldChar w:fldCharType="begin"/>
      </w:r>
      <w:r>
        <w:rPr>
          <w:noProof/>
        </w:rPr>
        <w:instrText xml:space="preserve"> PAGEREF _Toc446509103 \h </w:instrText>
      </w:r>
      <w:r>
        <w:rPr>
          <w:noProof/>
        </w:rPr>
      </w:r>
      <w:r>
        <w:rPr>
          <w:noProof/>
        </w:rPr>
        <w:fldChar w:fldCharType="separate"/>
      </w:r>
      <w:r>
        <w:rPr>
          <w:noProof/>
        </w:rPr>
        <w:t>5</w:t>
      </w:r>
      <w:r>
        <w:rPr>
          <w:noProof/>
        </w:rPr>
        <w:fldChar w:fldCharType="end"/>
      </w:r>
    </w:p>
    <w:p w14:paraId="1534BD3D"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2.1</w:t>
      </w:r>
      <w:r>
        <w:rPr>
          <w:rFonts w:asciiTheme="minorHAnsi" w:eastAsiaTheme="minorEastAsia" w:hAnsiTheme="minorHAnsi" w:cstheme="minorBidi"/>
          <w:noProof/>
          <w:sz w:val="22"/>
          <w:szCs w:val="22"/>
        </w:rPr>
        <w:tab/>
      </w:r>
      <w:r>
        <w:rPr>
          <w:noProof/>
        </w:rPr>
        <w:t>SADLS/STARS Batch process</w:t>
      </w:r>
      <w:r>
        <w:rPr>
          <w:noProof/>
        </w:rPr>
        <w:tab/>
      </w:r>
      <w:r>
        <w:rPr>
          <w:noProof/>
        </w:rPr>
        <w:fldChar w:fldCharType="begin"/>
      </w:r>
      <w:r>
        <w:rPr>
          <w:noProof/>
        </w:rPr>
        <w:instrText xml:space="preserve"> PAGEREF _Toc446509104 \h </w:instrText>
      </w:r>
      <w:r>
        <w:rPr>
          <w:noProof/>
        </w:rPr>
      </w:r>
      <w:r>
        <w:rPr>
          <w:noProof/>
        </w:rPr>
        <w:fldChar w:fldCharType="separate"/>
      </w:r>
      <w:r>
        <w:rPr>
          <w:noProof/>
        </w:rPr>
        <w:t>5</w:t>
      </w:r>
      <w:r>
        <w:rPr>
          <w:noProof/>
        </w:rPr>
        <w:fldChar w:fldCharType="end"/>
      </w:r>
    </w:p>
    <w:p w14:paraId="1534BD3E" w14:textId="77777777" w:rsidR="00F4279B" w:rsidRDefault="00F4279B">
      <w:pPr>
        <w:pStyle w:val="TOC3"/>
        <w:tabs>
          <w:tab w:val="left" w:pos="1200"/>
        </w:tabs>
        <w:rPr>
          <w:rFonts w:asciiTheme="minorHAnsi" w:eastAsiaTheme="minorEastAsia" w:hAnsiTheme="minorHAnsi" w:cstheme="minorBidi"/>
          <w:sz w:val="22"/>
          <w:szCs w:val="22"/>
        </w:rPr>
      </w:pPr>
      <w:r>
        <w:t>2.1.1</w:t>
      </w:r>
      <w:r>
        <w:rPr>
          <w:rFonts w:asciiTheme="minorHAnsi" w:eastAsiaTheme="minorEastAsia" w:hAnsiTheme="minorHAnsi" w:cstheme="minorBidi"/>
          <w:sz w:val="22"/>
          <w:szCs w:val="22"/>
        </w:rPr>
        <w:tab/>
      </w:r>
      <w:r>
        <w:t>Functional Overview</w:t>
      </w:r>
      <w:r>
        <w:tab/>
      </w:r>
      <w:r>
        <w:fldChar w:fldCharType="begin"/>
      </w:r>
      <w:r>
        <w:instrText xml:space="preserve"> PAGEREF _Toc446509105 \h </w:instrText>
      </w:r>
      <w:r>
        <w:fldChar w:fldCharType="separate"/>
      </w:r>
      <w:r>
        <w:t>5</w:t>
      </w:r>
      <w:r>
        <w:fldChar w:fldCharType="end"/>
      </w:r>
    </w:p>
    <w:p w14:paraId="1534BD3F" w14:textId="77777777" w:rsidR="00F4279B" w:rsidRDefault="00F4279B">
      <w:pPr>
        <w:pStyle w:val="TOC3"/>
        <w:tabs>
          <w:tab w:val="left" w:pos="1200"/>
        </w:tabs>
        <w:rPr>
          <w:rFonts w:asciiTheme="minorHAnsi" w:eastAsiaTheme="minorEastAsia" w:hAnsiTheme="minorHAnsi" w:cstheme="minorBidi"/>
          <w:sz w:val="22"/>
          <w:szCs w:val="22"/>
        </w:rPr>
      </w:pPr>
      <w:r>
        <w:t>2.1.2</w:t>
      </w:r>
      <w:r>
        <w:rPr>
          <w:rFonts w:asciiTheme="minorHAnsi" w:eastAsiaTheme="minorEastAsia" w:hAnsiTheme="minorHAnsi" w:cstheme="minorBidi"/>
          <w:sz w:val="22"/>
          <w:szCs w:val="22"/>
        </w:rPr>
        <w:tab/>
      </w:r>
      <w:r>
        <w:t>Technical Requirements</w:t>
      </w:r>
      <w:r>
        <w:tab/>
      </w:r>
      <w:r>
        <w:fldChar w:fldCharType="begin"/>
      </w:r>
      <w:r>
        <w:instrText xml:space="preserve"> PAGEREF _Toc446509106 \h </w:instrText>
      </w:r>
      <w:r>
        <w:fldChar w:fldCharType="separate"/>
      </w:r>
      <w:r>
        <w:t>5</w:t>
      </w:r>
      <w:r>
        <w:fldChar w:fldCharType="end"/>
      </w:r>
    </w:p>
    <w:p w14:paraId="1534BD40" w14:textId="77777777" w:rsidR="00F4279B" w:rsidRDefault="00F4279B">
      <w:pPr>
        <w:pStyle w:val="TOC1"/>
        <w:tabs>
          <w:tab w:val="left" w:pos="400"/>
          <w:tab w:val="right" w:leader="dot" w:pos="9350"/>
        </w:tabs>
        <w:rPr>
          <w:rFonts w:asciiTheme="minorHAnsi" w:eastAsiaTheme="minorEastAsia" w:hAnsiTheme="minorHAnsi" w:cstheme="minorBidi"/>
          <w:b w:val="0"/>
          <w:caps w:val="0"/>
          <w:noProof/>
          <w:sz w:val="22"/>
          <w:szCs w:val="22"/>
        </w:rPr>
      </w:pPr>
      <w:r>
        <w:rPr>
          <w:noProof/>
        </w:rPr>
        <w:t>3</w:t>
      </w:r>
      <w:r>
        <w:rPr>
          <w:rFonts w:asciiTheme="minorHAnsi" w:eastAsiaTheme="minorEastAsia" w:hAnsiTheme="minorHAnsi" w:cstheme="minorBidi"/>
          <w:b w:val="0"/>
          <w:caps w:val="0"/>
          <w:noProof/>
          <w:sz w:val="22"/>
          <w:szCs w:val="22"/>
        </w:rPr>
        <w:tab/>
      </w:r>
      <w:r>
        <w:rPr>
          <w:noProof/>
        </w:rPr>
        <w:t>Data Requirements</w:t>
      </w:r>
      <w:r>
        <w:rPr>
          <w:noProof/>
        </w:rPr>
        <w:tab/>
      </w:r>
      <w:r>
        <w:rPr>
          <w:noProof/>
        </w:rPr>
        <w:fldChar w:fldCharType="begin"/>
      </w:r>
      <w:r>
        <w:rPr>
          <w:noProof/>
        </w:rPr>
        <w:instrText xml:space="preserve"> PAGEREF _Toc446509107 \h </w:instrText>
      </w:r>
      <w:r>
        <w:rPr>
          <w:noProof/>
        </w:rPr>
      </w:r>
      <w:r>
        <w:rPr>
          <w:noProof/>
        </w:rPr>
        <w:fldChar w:fldCharType="separate"/>
      </w:r>
      <w:r>
        <w:rPr>
          <w:noProof/>
        </w:rPr>
        <w:t>8</w:t>
      </w:r>
      <w:r>
        <w:rPr>
          <w:noProof/>
        </w:rPr>
        <w:fldChar w:fldCharType="end"/>
      </w:r>
    </w:p>
    <w:p w14:paraId="1534BD41"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3.1</w:t>
      </w:r>
      <w:r>
        <w:rPr>
          <w:rFonts w:asciiTheme="minorHAnsi" w:eastAsiaTheme="minorEastAsia" w:hAnsiTheme="minorHAnsi" w:cstheme="minorBidi"/>
          <w:noProof/>
          <w:sz w:val="22"/>
          <w:szCs w:val="22"/>
        </w:rPr>
        <w:tab/>
      </w:r>
      <w:r>
        <w:rPr>
          <w:noProof/>
        </w:rPr>
        <w:t>CFI Input file layout:</w:t>
      </w:r>
      <w:r>
        <w:rPr>
          <w:noProof/>
        </w:rPr>
        <w:tab/>
      </w:r>
      <w:r>
        <w:rPr>
          <w:noProof/>
        </w:rPr>
        <w:fldChar w:fldCharType="begin"/>
      </w:r>
      <w:r>
        <w:rPr>
          <w:noProof/>
        </w:rPr>
        <w:instrText xml:space="preserve"> PAGEREF _Toc446509108 \h </w:instrText>
      </w:r>
      <w:r>
        <w:rPr>
          <w:noProof/>
        </w:rPr>
      </w:r>
      <w:r>
        <w:rPr>
          <w:noProof/>
        </w:rPr>
        <w:fldChar w:fldCharType="separate"/>
      </w:r>
      <w:r>
        <w:rPr>
          <w:noProof/>
        </w:rPr>
        <w:t>8</w:t>
      </w:r>
      <w:r>
        <w:rPr>
          <w:noProof/>
        </w:rPr>
        <w:fldChar w:fldCharType="end"/>
      </w:r>
    </w:p>
    <w:p w14:paraId="1534BD42"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3.2</w:t>
      </w:r>
      <w:r>
        <w:rPr>
          <w:rFonts w:asciiTheme="minorHAnsi" w:eastAsiaTheme="minorEastAsia" w:hAnsiTheme="minorHAnsi" w:cstheme="minorBidi"/>
          <w:noProof/>
          <w:sz w:val="22"/>
          <w:szCs w:val="22"/>
        </w:rPr>
        <w:tab/>
      </w:r>
      <w:r>
        <w:rPr>
          <w:noProof/>
        </w:rPr>
        <w:t>CFI output file layout:</w:t>
      </w:r>
      <w:r>
        <w:rPr>
          <w:noProof/>
        </w:rPr>
        <w:tab/>
      </w:r>
      <w:r>
        <w:rPr>
          <w:noProof/>
        </w:rPr>
        <w:fldChar w:fldCharType="begin"/>
      </w:r>
      <w:r>
        <w:rPr>
          <w:noProof/>
        </w:rPr>
        <w:instrText xml:space="preserve"> PAGEREF _Toc446509109 \h </w:instrText>
      </w:r>
      <w:r>
        <w:rPr>
          <w:noProof/>
        </w:rPr>
      </w:r>
      <w:r>
        <w:rPr>
          <w:noProof/>
        </w:rPr>
        <w:fldChar w:fldCharType="separate"/>
      </w:r>
      <w:r>
        <w:rPr>
          <w:noProof/>
        </w:rPr>
        <w:t>9</w:t>
      </w:r>
      <w:r>
        <w:rPr>
          <w:noProof/>
        </w:rPr>
        <w:fldChar w:fldCharType="end"/>
      </w:r>
    </w:p>
    <w:p w14:paraId="1534BD43"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3.3</w:t>
      </w:r>
      <w:r>
        <w:rPr>
          <w:rFonts w:asciiTheme="minorHAnsi" w:eastAsiaTheme="minorEastAsia" w:hAnsiTheme="minorHAnsi" w:cstheme="minorBidi"/>
          <w:noProof/>
          <w:sz w:val="22"/>
          <w:szCs w:val="22"/>
        </w:rPr>
        <w:tab/>
      </w:r>
      <w:r>
        <w:rPr>
          <w:noProof/>
        </w:rPr>
        <w:t>Folder Structure</w:t>
      </w:r>
      <w:r>
        <w:rPr>
          <w:noProof/>
        </w:rPr>
        <w:tab/>
      </w:r>
      <w:r>
        <w:rPr>
          <w:noProof/>
        </w:rPr>
        <w:fldChar w:fldCharType="begin"/>
      </w:r>
      <w:r>
        <w:rPr>
          <w:noProof/>
        </w:rPr>
        <w:instrText xml:space="preserve"> PAGEREF _Toc446509110 \h </w:instrText>
      </w:r>
      <w:r>
        <w:rPr>
          <w:noProof/>
        </w:rPr>
      </w:r>
      <w:r>
        <w:rPr>
          <w:noProof/>
        </w:rPr>
        <w:fldChar w:fldCharType="separate"/>
      </w:r>
      <w:r>
        <w:rPr>
          <w:noProof/>
        </w:rPr>
        <w:t>10</w:t>
      </w:r>
      <w:r>
        <w:rPr>
          <w:noProof/>
        </w:rPr>
        <w:fldChar w:fldCharType="end"/>
      </w:r>
    </w:p>
    <w:p w14:paraId="1534BD44" w14:textId="77777777" w:rsidR="00F4279B" w:rsidRDefault="00F4279B">
      <w:pPr>
        <w:pStyle w:val="TOC3"/>
        <w:tabs>
          <w:tab w:val="left" w:pos="1200"/>
        </w:tabs>
        <w:rPr>
          <w:rFonts w:asciiTheme="minorHAnsi" w:eastAsiaTheme="minorEastAsia" w:hAnsiTheme="minorHAnsi" w:cstheme="minorBidi"/>
          <w:sz w:val="22"/>
          <w:szCs w:val="22"/>
        </w:rPr>
      </w:pPr>
      <w:r>
        <w:t>3.3.1</w:t>
      </w:r>
      <w:r>
        <w:rPr>
          <w:rFonts w:asciiTheme="minorHAnsi" w:eastAsiaTheme="minorEastAsia" w:hAnsiTheme="minorHAnsi" w:cstheme="minorBidi"/>
          <w:sz w:val="22"/>
          <w:szCs w:val="22"/>
        </w:rPr>
        <w:tab/>
      </w:r>
      <w:r>
        <w:t>DMV unix System folder structure</w:t>
      </w:r>
      <w:r>
        <w:tab/>
      </w:r>
      <w:r>
        <w:fldChar w:fldCharType="begin"/>
      </w:r>
      <w:r>
        <w:instrText xml:space="preserve"> PAGEREF _Toc446509111 \h </w:instrText>
      </w:r>
      <w:r>
        <w:fldChar w:fldCharType="separate"/>
      </w:r>
      <w:r>
        <w:t>10</w:t>
      </w:r>
      <w:r>
        <w:fldChar w:fldCharType="end"/>
      </w:r>
    </w:p>
    <w:p w14:paraId="1534BD45" w14:textId="77777777" w:rsidR="00F4279B" w:rsidRDefault="00F4279B">
      <w:pPr>
        <w:pStyle w:val="TOC3"/>
        <w:tabs>
          <w:tab w:val="left" w:pos="1200"/>
        </w:tabs>
        <w:rPr>
          <w:rFonts w:asciiTheme="minorHAnsi" w:eastAsiaTheme="minorEastAsia" w:hAnsiTheme="minorHAnsi" w:cstheme="minorBidi"/>
          <w:sz w:val="22"/>
          <w:szCs w:val="22"/>
        </w:rPr>
      </w:pPr>
      <w:r>
        <w:t>3.3.2</w:t>
      </w:r>
      <w:r>
        <w:rPr>
          <w:rFonts w:asciiTheme="minorHAnsi" w:eastAsiaTheme="minorEastAsia" w:hAnsiTheme="minorHAnsi" w:cstheme="minorBidi"/>
          <w:sz w:val="22"/>
          <w:szCs w:val="22"/>
        </w:rPr>
        <w:tab/>
      </w:r>
      <w:r>
        <w:t>CFI SFTP Server folder structure</w:t>
      </w:r>
      <w:r>
        <w:tab/>
      </w:r>
      <w:r>
        <w:fldChar w:fldCharType="begin"/>
      </w:r>
      <w:r>
        <w:instrText xml:space="preserve"> PAGEREF _Toc446509112 \h </w:instrText>
      </w:r>
      <w:r>
        <w:fldChar w:fldCharType="separate"/>
      </w:r>
      <w:r>
        <w:t>10</w:t>
      </w:r>
      <w:r>
        <w:fldChar w:fldCharType="end"/>
      </w:r>
    </w:p>
    <w:p w14:paraId="1534BD46" w14:textId="77777777" w:rsidR="00F4279B" w:rsidRDefault="00F4279B">
      <w:pPr>
        <w:pStyle w:val="TOC1"/>
        <w:tabs>
          <w:tab w:val="left" w:pos="400"/>
          <w:tab w:val="right" w:leader="dot" w:pos="9350"/>
        </w:tabs>
        <w:rPr>
          <w:rFonts w:asciiTheme="minorHAnsi" w:eastAsiaTheme="minorEastAsia" w:hAnsiTheme="minorHAnsi" w:cstheme="minorBidi"/>
          <w:b w:val="0"/>
          <w:caps w:val="0"/>
          <w:noProof/>
          <w:sz w:val="22"/>
          <w:szCs w:val="22"/>
        </w:rPr>
      </w:pPr>
      <w:r w:rsidRPr="00E76121">
        <w:rPr>
          <w:caps w:val="0"/>
          <w:noProof/>
        </w:rPr>
        <w:t>4</w:t>
      </w:r>
      <w:r>
        <w:rPr>
          <w:rFonts w:asciiTheme="minorHAnsi" w:eastAsiaTheme="minorEastAsia" w:hAnsiTheme="minorHAnsi" w:cstheme="minorBidi"/>
          <w:b w:val="0"/>
          <w:caps w:val="0"/>
          <w:noProof/>
          <w:sz w:val="22"/>
          <w:szCs w:val="22"/>
        </w:rPr>
        <w:tab/>
      </w:r>
      <w:r w:rsidRPr="00E76121">
        <w:rPr>
          <w:caps w:val="0"/>
          <w:noProof/>
        </w:rPr>
        <w:t>Assumptions or Constraints</w:t>
      </w:r>
      <w:r>
        <w:rPr>
          <w:noProof/>
        </w:rPr>
        <w:tab/>
      </w:r>
      <w:r>
        <w:rPr>
          <w:noProof/>
        </w:rPr>
        <w:fldChar w:fldCharType="begin"/>
      </w:r>
      <w:r>
        <w:rPr>
          <w:noProof/>
        </w:rPr>
        <w:instrText xml:space="preserve"> PAGEREF _Toc446509113 \h </w:instrText>
      </w:r>
      <w:r>
        <w:rPr>
          <w:noProof/>
        </w:rPr>
      </w:r>
      <w:r>
        <w:rPr>
          <w:noProof/>
        </w:rPr>
        <w:fldChar w:fldCharType="separate"/>
      </w:r>
      <w:r>
        <w:rPr>
          <w:noProof/>
        </w:rPr>
        <w:t>10</w:t>
      </w:r>
      <w:r>
        <w:rPr>
          <w:noProof/>
        </w:rPr>
        <w:fldChar w:fldCharType="end"/>
      </w:r>
    </w:p>
    <w:p w14:paraId="1534BD47"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4.1</w:t>
      </w:r>
      <w:r>
        <w:rPr>
          <w:rFonts w:asciiTheme="minorHAnsi" w:eastAsiaTheme="minorEastAsia" w:hAnsiTheme="minorHAnsi" w:cstheme="minorBidi"/>
          <w:noProof/>
          <w:sz w:val="22"/>
          <w:szCs w:val="22"/>
        </w:rPr>
        <w:tab/>
      </w:r>
      <w:r>
        <w:rPr>
          <w:noProof/>
        </w:rPr>
        <w:t>Assumptions</w:t>
      </w:r>
      <w:r>
        <w:rPr>
          <w:noProof/>
        </w:rPr>
        <w:tab/>
      </w:r>
      <w:r>
        <w:rPr>
          <w:noProof/>
        </w:rPr>
        <w:fldChar w:fldCharType="begin"/>
      </w:r>
      <w:r>
        <w:rPr>
          <w:noProof/>
        </w:rPr>
        <w:instrText xml:space="preserve"> PAGEREF _Toc446509114 \h </w:instrText>
      </w:r>
      <w:r>
        <w:rPr>
          <w:noProof/>
        </w:rPr>
      </w:r>
      <w:r>
        <w:rPr>
          <w:noProof/>
        </w:rPr>
        <w:fldChar w:fldCharType="separate"/>
      </w:r>
      <w:r>
        <w:rPr>
          <w:noProof/>
        </w:rPr>
        <w:t>10</w:t>
      </w:r>
      <w:r>
        <w:rPr>
          <w:noProof/>
        </w:rPr>
        <w:fldChar w:fldCharType="end"/>
      </w:r>
    </w:p>
    <w:p w14:paraId="1534BD48"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4.2</w:t>
      </w:r>
      <w:r>
        <w:rPr>
          <w:rFonts w:asciiTheme="minorHAnsi" w:eastAsiaTheme="minorEastAsia" w:hAnsiTheme="minorHAnsi" w:cstheme="minorBidi"/>
          <w:noProof/>
          <w:sz w:val="22"/>
          <w:szCs w:val="22"/>
        </w:rPr>
        <w:tab/>
      </w:r>
      <w:r>
        <w:rPr>
          <w:noProof/>
        </w:rPr>
        <w:t>Constraints</w:t>
      </w:r>
      <w:r>
        <w:rPr>
          <w:noProof/>
        </w:rPr>
        <w:tab/>
      </w:r>
      <w:r>
        <w:rPr>
          <w:noProof/>
        </w:rPr>
        <w:fldChar w:fldCharType="begin"/>
      </w:r>
      <w:r>
        <w:rPr>
          <w:noProof/>
        </w:rPr>
        <w:instrText xml:space="preserve"> PAGEREF _Toc446509115 \h </w:instrText>
      </w:r>
      <w:r>
        <w:rPr>
          <w:noProof/>
        </w:rPr>
      </w:r>
      <w:r>
        <w:rPr>
          <w:noProof/>
        </w:rPr>
        <w:fldChar w:fldCharType="separate"/>
      </w:r>
      <w:r>
        <w:rPr>
          <w:noProof/>
        </w:rPr>
        <w:t>10</w:t>
      </w:r>
      <w:r>
        <w:rPr>
          <w:noProof/>
        </w:rPr>
        <w:fldChar w:fldCharType="end"/>
      </w:r>
    </w:p>
    <w:p w14:paraId="1534BD49" w14:textId="77777777" w:rsidR="00F4279B" w:rsidRDefault="00F4279B">
      <w:pPr>
        <w:pStyle w:val="TOC1"/>
        <w:tabs>
          <w:tab w:val="left" w:pos="400"/>
          <w:tab w:val="right" w:leader="dot" w:pos="9350"/>
        </w:tabs>
        <w:rPr>
          <w:rFonts w:asciiTheme="minorHAnsi" w:eastAsiaTheme="minorEastAsia" w:hAnsiTheme="minorHAnsi" w:cstheme="minorBidi"/>
          <w:b w:val="0"/>
          <w:caps w:val="0"/>
          <w:noProof/>
          <w:sz w:val="22"/>
          <w:szCs w:val="22"/>
        </w:rPr>
      </w:pPr>
      <w:r w:rsidRPr="00E76121">
        <w:rPr>
          <w:caps w:val="0"/>
          <w:noProof/>
        </w:rPr>
        <w:t>5</w:t>
      </w:r>
      <w:r>
        <w:rPr>
          <w:rFonts w:asciiTheme="minorHAnsi" w:eastAsiaTheme="minorEastAsia" w:hAnsiTheme="minorHAnsi" w:cstheme="minorBidi"/>
          <w:b w:val="0"/>
          <w:caps w:val="0"/>
          <w:noProof/>
          <w:sz w:val="22"/>
          <w:szCs w:val="22"/>
        </w:rPr>
        <w:tab/>
      </w:r>
      <w:r w:rsidRPr="00E76121">
        <w:rPr>
          <w:caps w:val="0"/>
          <w:noProof/>
        </w:rPr>
        <w:t>Impact</w:t>
      </w:r>
      <w:r>
        <w:rPr>
          <w:noProof/>
        </w:rPr>
        <w:tab/>
      </w:r>
      <w:r>
        <w:rPr>
          <w:noProof/>
        </w:rPr>
        <w:fldChar w:fldCharType="begin"/>
      </w:r>
      <w:r>
        <w:rPr>
          <w:noProof/>
        </w:rPr>
        <w:instrText xml:space="preserve"> PAGEREF _Toc446509116 \h </w:instrText>
      </w:r>
      <w:r>
        <w:rPr>
          <w:noProof/>
        </w:rPr>
      </w:r>
      <w:r>
        <w:rPr>
          <w:noProof/>
        </w:rPr>
        <w:fldChar w:fldCharType="separate"/>
      </w:r>
      <w:r>
        <w:rPr>
          <w:noProof/>
        </w:rPr>
        <w:t>11</w:t>
      </w:r>
      <w:r>
        <w:rPr>
          <w:noProof/>
        </w:rPr>
        <w:fldChar w:fldCharType="end"/>
      </w:r>
    </w:p>
    <w:p w14:paraId="1534BD4A" w14:textId="77777777" w:rsidR="00F4279B" w:rsidRDefault="00F4279B">
      <w:pPr>
        <w:pStyle w:val="TOC2"/>
        <w:tabs>
          <w:tab w:val="left" w:pos="800"/>
          <w:tab w:val="right" w:leader="dot" w:pos="9350"/>
        </w:tabs>
        <w:rPr>
          <w:rFonts w:asciiTheme="minorHAnsi" w:eastAsiaTheme="minorEastAsia" w:hAnsiTheme="minorHAnsi" w:cstheme="minorBidi"/>
          <w:noProof/>
          <w:sz w:val="22"/>
          <w:szCs w:val="22"/>
        </w:rPr>
      </w:pPr>
      <w:r>
        <w:rPr>
          <w:noProof/>
        </w:rPr>
        <w:t>5.1</w:t>
      </w:r>
      <w:r>
        <w:rPr>
          <w:rFonts w:asciiTheme="minorHAnsi" w:eastAsiaTheme="minorEastAsia" w:hAnsiTheme="minorHAnsi" w:cstheme="minorBidi"/>
          <w:noProof/>
          <w:sz w:val="22"/>
          <w:szCs w:val="22"/>
        </w:rPr>
        <w:tab/>
      </w:r>
      <w:r>
        <w:rPr>
          <w:noProof/>
        </w:rPr>
        <w:t>No Impact</w:t>
      </w:r>
      <w:r>
        <w:rPr>
          <w:noProof/>
        </w:rPr>
        <w:tab/>
      </w:r>
      <w:r>
        <w:rPr>
          <w:noProof/>
        </w:rPr>
        <w:fldChar w:fldCharType="begin"/>
      </w:r>
      <w:r>
        <w:rPr>
          <w:noProof/>
        </w:rPr>
        <w:instrText xml:space="preserve"> PAGEREF _Toc446509117 \h </w:instrText>
      </w:r>
      <w:r>
        <w:rPr>
          <w:noProof/>
        </w:rPr>
      </w:r>
      <w:r>
        <w:rPr>
          <w:noProof/>
        </w:rPr>
        <w:fldChar w:fldCharType="separate"/>
      </w:r>
      <w:r>
        <w:rPr>
          <w:noProof/>
        </w:rPr>
        <w:t>11</w:t>
      </w:r>
      <w:r>
        <w:rPr>
          <w:noProof/>
        </w:rPr>
        <w:fldChar w:fldCharType="end"/>
      </w:r>
    </w:p>
    <w:p w14:paraId="1534BD4B" w14:textId="77777777" w:rsidR="00F4279B" w:rsidRDefault="00F4279B">
      <w:pPr>
        <w:pStyle w:val="TOC1"/>
        <w:tabs>
          <w:tab w:val="left" w:pos="400"/>
          <w:tab w:val="right" w:leader="dot" w:pos="9350"/>
        </w:tabs>
        <w:rPr>
          <w:rFonts w:asciiTheme="minorHAnsi" w:eastAsiaTheme="minorEastAsia" w:hAnsiTheme="minorHAnsi" w:cstheme="minorBidi"/>
          <w:b w:val="0"/>
          <w:caps w:val="0"/>
          <w:noProof/>
          <w:sz w:val="22"/>
          <w:szCs w:val="22"/>
        </w:rPr>
      </w:pPr>
      <w:r w:rsidRPr="00E76121">
        <w:rPr>
          <w:caps w:val="0"/>
          <w:noProof/>
        </w:rPr>
        <w:t>6</w:t>
      </w:r>
      <w:r>
        <w:rPr>
          <w:rFonts w:asciiTheme="minorHAnsi" w:eastAsiaTheme="minorEastAsia" w:hAnsiTheme="minorHAnsi" w:cstheme="minorBidi"/>
          <w:b w:val="0"/>
          <w:caps w:val="0"/>
          <w:noProof/>
          <w:sz w:val="22"/>
          <w:szCs w:val="22"/>
        </w:rPr>
        <w:tab/>
      </w:r>
      <w:r w:rsidRPr="00E76121">
        <w:rPr>
          <w:caps w:val="0"/>
          <w:noProof/>
        </w:rPr>
        <w:t>Requirements Out of Scope</w:t>
      </w:r>
      <w:r>
        <w:rPr>
          <w:noProof/>
        </w:rPr>
        <w:tab/>
      </w:r>
      <w:r>
        <w:rPr>
          <w:noProof/>
        </w:rPr>
        <w:fldChar w:fldCharType="begin"/>
      </w:r>
      <w:r>
        <w:rPr>
          <w:noProof/>
        </w:rPr>
        <w:instrText xml:space="preserve"> PAGEREF _Toc446509118 \h </w:instrText>
      </w:r>
      <w:r>
        <w:rPr>
          <w:noProof/>
        </w:rPr>
      </w:r>
      <w:r>
        <w:rPr>
          <w:noProof/>
        </w:rPr>
        <w:fldChar w:fldCharType="separate"/>
      </w:r>
      <w:r>
        <w:rPr>
          <w:noProof/>
        </w:rPr>
        <w:t>11</w:t>
      </w:r>
      <w:r>
        <w:rPr>
          <w:noProof/>
        </w:rPr>
        <w:fldChar w:fldCharType="end"/>
      </w:r>
    </w:p>
    <w:p w14:paraId="1534BD4C" w14:textId="77777777" w:rsidR="00F4279B" w:rsidRDefault="00F4279B">
      <w:pPr>
        <w:pStyle w:val="TOC1"/>
        <w:tabs>
          <w:tab w:val="left" w:pos="400"/>
          <w:tab w:val="right" w:leader="dot" w:pos="9350"/>
        </w:tabs>
        <w:rPr>
          <w:rFonts w:asciiTheme="minorHAnsi" w:eastAsiaTheme="minorEastAsia" w:hAnsiTheme="minorHAnsi" w:cstheme="minorBidi"/>
          <w:b w:val="0"/>
          <w:caps w:val="0"/>
          <w:noProof/>
          <w:sz w:val="22"/>
          <w:szCs w:val="22"/>
        </w:rPr>
      </w:pPr>
      <w:r w:rsidRPr="00E76121">
        <w:rPr>
          <w:caps w:val="0"/>
          <w:noProof/>
        </w:rPr>
        <w:t>7</w:t>
      </w:r>
      <w:r>
        <w:rPr>
          <w:rFonts w:asciiTheme="minorHAnsi" w:eastAsiaTheme="minorEastAsia" w:hAnsiTheme="minorHAnsi" w:cstheme="minorBidi"/>
          <w:b w:val="0"/>
          <w:caps w:val="0"/>
          <w:noProof/>
          <w:sz w:val="22"/>
          <w:szCs w:val="22"/>
        </w:rPr>
        <w:tab/>
      </w:r>
      <w:r w:rsidRPr="00E76121">
        <w:rPr>
          <w:caps w:val="0"/>
          <w:noProof/>
        </w:rPr>
        <w:t>Change of Scope Requirements</w:t>
      </w:r>
      <w:r>
        <w:rPr>
          <w:noProof/>
        </w:rPr>
        <w:tab/>
      </w:r>
      <w:r>
        <w:rPr>
          <w:noProof/>
        </w:rPr>
        <w:fldChar w:fldCharType="begin"/>
      </w:r>
      <w:r>
        <w:rPr>
          <w:noProof/>
        </w:rPr>
        <w:instrText xml:space="preserve"> PAGEREF _Toc446509119 \h </w:instrText>
      </w:r>
      <w:r>
        <w:rPr>
          <w:noProof/>
        </w:rPr>
      </w:r>
      <w:r>
        <w:rPr>
          <w:noProof/>
        </w:rPr>
        <w:fldChar w:fldCharType="separate"/>
      </w:r>
      <w:r>
        <w:rPr>
          <w:noProof/>
        </w:rPr>
        <w:t>11</w:t>
      </w:r>
      <w:r>
        <w:rPr>
          <w:noProof/>
        </w:rPr>
        <w:fldChar w:fldCharType="end"/>
      </w:r>
    </w:p>
    <w:p w14:paraId="1534BD4D" w14:textId="77777777" w:rsidR="00F4279B" w:rsidRDefault="00F4279B">
      <w:pPr>
        <w:pStyle w:val="TOC1"/>
        <w:tabs>
          <w:tab w:val="left" w:pos="400"/>
          <w:tab w:val="right" w:leader="dot" w:pos="9350"/>
        </w:tabs>
        <w:rPr>
          <w:rFonts w:asciiTheme="minorHAnsi" w:eastAsiaTheme="minorEastAsia" w:hAnsiTheme="minorHAnsi" w:cstheme="minorBidi"/>
          <w:b w:val="0"/>
          <w:caps w:val="0"/>
          <w:noProof/>
          <w:sz w:val="22"/>
          <w:szCs w:val="22"/>
        </w:rPr>
      </w:pPr>
      <w:r>
        <w:rPr>
          <w:noProof/>
        </w:rPr>
        <w:t>8</w:t>
      </w:r>
      <w:r>
        <w:rPr>
          <w:rFonts w:asciiTheme="minorHAnsi" w:eastAsiaTheme="minorEastAsia" w:hAnsiTheme="minorHAnsi" w:cstheme="minorBidi"/>
          <w:b w:val="0"/>
          <w:caps w:val="0"/>
          <w:noProof/>
          <w:sz w:val="22"/>
          <w:szCs w:val="22"/>
        </w:rPr>
        <w:tab/>
      </w:r>
      <w:r w:rsidRPr="00E76121">
        <w:rPr>
          <w:caps w:val="0"/>
          <w:noProof/>
        </w:rPr>
        <w:t>Conclusions</w:t>
      </w:r>
      <w:r>
        <w:rPr>
          <w:noProof/>
        </w:rPr>
        <w:tab/>
      </w:r>
      <w:r>
        <w:rPr>
          <w:noProof/>
        </w:rPr>
        <w:fldChar w:fldCharType="begin"/>
      </w:r>
      <w:r>
        <w:rPr>
          <w:noProof/>
        </w:rPr>
        <w:instrText xml:space="preserve"> PAGEREF _Toc446509120 \h </w:instrText>
      </w:r>
      <w:r>
        <w:rPr>
          <w:noProof/>
        </w:rPr>
      </w:r>
      <w:r>
        <w:rPr>
          <w:noProof/>
        </w:rPr>
        <w:fldChar w:fldCharType="separate"/>
      </w:r>
      <w:r>
        <w:rPr>
          <w:noProof/>
        </w:rPr>
        <w:t>11</w:t>
      </w:r>
      <w:r>
        <w:rPr>
          <w:noProof/>
        </w:rPr>
        <w:fldChar w:fldCharType="end"/>
      </w:r>
    </w:p>
    <w:p w14:paraId="1534BD4E" w14:textId="77777777" w:rsidR="00DD58E1" w:rsidRPr="00C8197D" w:rsidRDefault="00DD58E1">
      <w:pPr>
        <w:pStyle w:val="TOC1"/>
        <w:rPr>
          <w:rFonts w:ascii="Arial Bold" w:hAnsi="Arial Bold"/>
          <w:u w:val="single"/>
        </w:rPr>
      </w:pPr>
      <w:r w:rsidRPr="0082203D">
        <w:rPr>
          <w:sz w:val="22"/>
          <w:szCs w:val="22"/>
          <w:u w:val="single"/>
        </w:rPr>
        <w:fldChar w:fldCharType="end"/>
      </w:r>
    </w:p>
    <w:p w14:paraId="1534BD4F" w14:textId="77777777" w:rsidR="00DD58E1" w:rsidRPr="00C8197D" w:rsidRDefault="00DD58E1">
      <w:pPr>
        <w:pStyle w:val="TOC1"/>
        <w:rPr>
          <w:rFonts w:ascii="Arial Bold" w:hAnsi="Arial Bold"/>
          <w:u w:val="single"/>
        </w:rPr>
      </w:pPr>
    </w:p>
    <w:p w14:paraId="1534BD50" w14:textId="77777777" w:rsidR="00DD58E1" w:rsidRPr="00C8197D" w:rsidRDefault="00DD58E1" w:rsidP="003A4CFF">
      <w:pPr>
        <w:pStyle w:val="Heading1"/>
      </w:pPr>
      <w:r w:rsidRPr="00C8197D">
        <w:br w:type="page"/>
      </w:r>
      <w:bookmarkStart w:id="4" w:name="_Hlt128357299"/>
      <w:bookmarkStart w:id="5" w:name="_Toc446509098"/>
      <w:bookmarkEnd w:id="4"/>
      <w:r w:rsidR="001979EB" w:rsidRPr="00C8197D">
        <w:rPr>
          <w:caps w:val="0"/>
        </w:rPr>
        <w:lastRenderedPageBreak/>
        <w:t>Overview</w:t>
      </w:r>
      <w:bookmarkEnd w:id="5"/>
    </w:p>
    <w:p w14:paraId="1534BD51" w14:textId="77777777" w:rsidR="003158CC" w:rsidRPr="00C8197D" w:rsidRDefault="003158CC" w:rsidP="003A4CFF">
      <w:pPr>
        <w:pStyle w:val="Heading2"/>
        <w:spacing w:before="80" w:after="80"/>
        <w:ind w:left="1008"/>
        <w:rPr>
          <w:sz w:val="24"/>
          <w:szCs w:val="24"/>
        </w:rPr>
      </w:pPr>
      <w:bookmarkStart w:id="6" w:name="_Toc446509099"/>
      <w:r w:rsidRPr="00C8197D">
        <w:rPr>
          <w:sz w:val="24"/>
          <w:szCs w:val="24"/>
        </w:rPr>
        <w:t>Business Problem</w:t>
      </w:r>
      <w:bookmarkEnd w:id="6"/>
    </w:p>
    <w:p w14:paraId="1534BD52" w14:textId="77777777" w:rsidR="00852580" w:rsidRDefault="00852580" w:rsidP="00852580"/>
    <w:p w14:paraId="1534BD53" w14:textId="77777777" w:rsidR="00852580" w:rsidRPr="00266A3A" w:rsidRDefault="00852580" w:rsidP="00670028">
      <w:pPr>
        <w:pStyle w:val="BodyText"/>
        <w:ind w:left="360"/>
        <w:jc w:val="both"/>
        <w:rPr>
          <w:sz w:val="22"/>
          <w:szCs w:val="22"/>
        </w:rPr>
      </w:pPr>
      <w:r w:rsidRPr="00852580">
        <w:rPr>
          <w:rFonts w:ascii="Arial" w:hAnsi="Arial" w:cs="Arial"/>
          <w:sz w:val="24"/>
          <w:szCs w:val="24"/>
        </w:rPr>
        <w:tab/>
      </w:r>
      <w:r w:rsidRPr="00266A3A">
        <w:rPr>
          <w:sz w:val="22"/>
          <w:szCs w:val="22"/>
        </w:rPr>
        <w:t>The State Education Assistance Authority was authorized to perform all functions necessary to implement the coordinated and centralized process to apply the criteria in G.S. 116-143.1 to determine residency for tuition purposes of students who apply for admission and are admitted to a constituent institution of The University of North Carolina or a community college under the jurisdiction of the State Board of Community Colleges and for students who apply for State-funded financial aid to attend eligible private postsecondary institutions so that the process will be fully functional for terms of enrollment commencing after December 31, 2016.</w:t>
      </w:r>
    </w:p>
    <w:p w14:paraId="1534BD54" w14:textId="77777777" w:rsidR="00670028" w:rsidRPr="00266A3A" w:rsidRDefault="00670028" w:rsidP="00852580">
      <w:pPr>
        <w:pStyle w:val="BodyText"/>
        <w:ind w:left="360"/>
        <w:rPr>
          <w:sz w:val="22"/>
          <w:szCs w:val="22"/>
        </w:rPr>
      </w:pPr>
    </w:p>
    <w:p w14:paraId="1534BD55" w14:textId="77777777" w:rsidR="00852580" w:rsidRPr="00266A3A" w:rsidRDefault="00852580" w:rsidP="00266A3A">
      <w:pPr>
        <w:pStyle w:val="BodyText"/>
        <w:ind w:left="360" w:firstLine="360"/>
        <w:rPr>
          <w:sz w:val="22"/>
          <w:szCs w:val="22"/>
        </w:rPr>
      </w:pPr>
      <w:r w:rsidRPr="00266A3A">
        <w:rPr>
          <w:sz w:val="22"/>
          <w:szCs w:val="22"/>
        </w:rPr>
        <w:t>Each of the Divisions of Motor Vehicles of the Department of Transportation shall cooperate with the</w:t>
      </w:r>
      <w:r w:rsidR="00670028" w:rsidRPr="00266A3A">
        <w:rPr>
          <w:sz w:val="22"/>
          <w:szCs w:val="22"/>
        </w:rPr>
        <w:t xml:space="preserve"> </w:t>
      </w:r>
      <w:r w:rsidRPr="00266A3A">
        <w:rPr>
          <w:sz w:val="22"/>
          <w:szCs w:val="22"/>
        </w:rPr>
        <w:t xml:space="preserve">SEAA in verifying electronically evidence submitted to the SEAA for the purpose of classifying and individual as a resident for tuition purposes.   </w:t>
      </w:r>
    </w:p>
    <w:p w14:paraId="1534BD56" w14:textId="77777777" w:rsidR="00852580" w:rsidRPr="00266A3A" w:rsidRDefault="00852580" w:rsidP="00852580">
      <w:pPr>
        <w:pStyle w:val="BodyText"/>
        <w:ind w:left="360"/>
        <w:rPr>
          <w:sz w:val="22"/>
          <w:szCs w:val="22"/>
        </w:rPr>
      </w:pPr>
    </w:p>
    <w:p w14:paraId="1534BD57" w14:textId="77777777" w:rsidR="00852580" w:rsidRPr="00266A3A" w:rsidRDefault="00852580" w:rsidP="00266A3A">
      <w:pPr>
        <w:pStyle w:val="BodyText"/>
        <w:ind w:left="360" w:firstLine="360"/>
        <w:rPr>
          <w:sz w:val="22"/>
          <w:szCs w:val="22"/>
        </w:rPr>
      </w:pPr>
      <w:r w:rsidRPr="00266A3A">
        <w:rPr>
          <w:sz w:val="22"/>
          <w:szCs w:val="22"/>
        </w:rPr>
        <w:t>This CR shall develop a batch interface between College Foundation, Inc. (CFI) and DMV using DMV driver license and registration data to support the state’s objective to determine residency for tuition purposes.</w:t>
      </w:r>
    </w:p>
    <w:p w14:paraId="1534BD58" w14:textId="77777777" w:rsidR="00852580" w:rsidRDefault="00852580" w:rsidP="00852580"/>
    <w:p w14:paraId="1534BD59" w14:textId="77777777" w:rsidR="00E0323F" w:rsidRDefault="00E0323F" w:rsidP="00772F78">
      <w:pPr>
        <w:ind w:left="648" w:firstLine="360"/>
        <w:rPr>
          <w:rFonts w:ascii="Arial" w:hAnsi="Arial" w:cs="Arial"/>
          <w:b/>
          <w:color w:val="FF0000"/>
          <w:sz w:val="24"/>
          <w:szCs w:val="24"/>
        </w:rPr>
      </w:pPr>
    </w:p>
    <w:p w14:paraId="1534BD5A" w14:textId="77777777" w:rsidR="00E0323F" w:rsidRPr="00B3495D" w:rsidRDefault="00E0323F" w:rsidP="00772F78">
      <w:pPr>
        <w:ind w:left="648" w:firstLine="360"/>
        <w:rPr>
          <w:rFonts w:ascii="Arial" w:hAnsi="Arial" w:cs="Arial"/>
          <w:b/>
          <w:color w:val="FF0000"/>
          <w:sz w:val="24"/>
          <w:szCs w:val="24"/>
        </w:rPr>
      </w:pPr>
    </w:p>
    <w:p w14:paraId="1534BD5B" w14:textId="77777777" w:rsidR="003A4CFF" w:rsidRPr="00772F78" w:rsidRDefault="003A4CFF" w:rsidP="00A1445C">
      <w:pPr>
        <w:pStyle w:val="Heading2"/>
        <w:spacing w:before="120" w:after="80"/>
        <w:ind w:left="1008"/>
        <w:rPr>
          <w:rFonts w:ascii="Arial" w:hAnsi="Arial" w:cs="Arial"/>
          <w:sz w:val="22"/>
          <w:szCs w:val="22"/>
        </w:rPr>
      </w:pPr>
      <w:bookmarkStart w:id="7" w:name="_Toc223844822"/>
      <w:bookmarkStart w:id="8" w:name="_Toc446509100"/>
      <w:bookmarkEnd w:id="7"/>
      <w:r w:rsidRPr="00772F78">
        <w:rPr>
          <w:rFonts w:ascii="Arial" w:hAnsi="Arial" w:cs="Arial"/>
          <w:sz w:val="22"/>
          <w:szCs w:val="22"/>
        </w:rPr>
        <w:t>Current System Flow</w:t>
      </w:r>
      <w:bookmarkEnd w:id="8"/>
    </w:p>
    <w:p w14:paraId="1534BD5C" w14:textId="77777777" w:rsidR="00B37517" w:rsidRDefault="00B37517" w:rsidP="00B37517">
      <w:pPr>
        <w:pStyle w:val="Heading2bodytext"/>
      </w:pPr>
    </w:p>
    <w:p w14:paraId="1534BD5D" w14:textId="77777777" w:rsidR="001F7C9D" w:rsidRPr="00266A3A" w:rsidRDefault="00772F78" w:rsidP="00266A3A">
      <w:pPr>
        <w:pStyle w:val="BodyText"/>
        <w:ind w:left="360"/>
        <w:jc w:val="both"/>
        <w:rPr>
          <w:sz w:val="22"/>
          <w:szCs w:val="22"/>
        </w:rPr>
      </w:pPr>
      <w:r w:rsidRPr="00266A3A">
        <w:rPr>
          <w:sz w:val="22"/>
          <w:szCs w:val="22"/>
        </w:rPr>
        <w:t>There is no process in place at this time.</w:t>
      </w:r>
    </w:p>
    <w:p w14:paraId="1534BD5E" w14:textId="77777777" w:rsidR="001F7C9D" w:rsidRPr="00C8197D" w:rsidRDefault="001F7C9D" w:rsidP="003A4CFF">
      <w:pPr>
        <w:ind w:left="648" w:firstLine="360"/>
        <w:rPr>
          <w:sz w:val="22"/>
        </w:rPr>
      </w:pPr>
    </w:p>
    <w:p w14:paraId="1534BD5F" w14:textId="77777777" w:rsidR="003A4CFF" w:rsidRDefault="003A4CFF" w:rsidP="00A1445C">
      <w:pPr>
        <w:pStyle w:val="Heading2"/>
        <w:spacing w:before="120" w:after="80"/>
        <w:ind w:left="1008"/>
        <w:rPr>
          <w:sz w:val="24"/>
          <w:szCs w:val="24"/>
        </w:rPr>
      </w:pPr>
      <w:bookmarkStart w:id="9" w:name="_Toc223844824"/>
      <w:bookmarkStart w:id="10" w:name="_Toc446509101"/>
      <w:bookmarkEnd w:id="9"/>
      <w:r w:rsidRPr="00C8197D">
        <w:rPr>
          <w:sz w:val="24"/>
          <w:szCs w:val="24"/>
        </w:rPr>
        <w:t>Purpose / Objectives</w:t>
      </w:r>
      <w:bookmarkEnd w:id="10"/>
    </w:p>
    <w:p w14:paraId="1534BD60" w14:textId="77777777" w:rsidR="00266A3A" w:rsidRPr="00266A3A" w:rsidRDefault="00266A3A" w:rsidP="00266A3A">
      <w:pPr>
        <w:pStyle w:val="Heading2bodytext"/>
      </w:pPr>
    </w:p>
    <w:p w14:paraId="1534BD61" w14:textId="77777777" w:rsidR="005D2542" w:rsidRPr="00266A3A" w:rsidRDefault="005D2542" w:rsidP="00266A3A">
      <w:pPr>
        <w:pStyle w:val="BodyText"/>
        <w:ind w:left="360" w:firstLine="360"/>
        <w:jc w:val="both"/>
        <w:rPr>
          <w:sz w:val="22"/>
          <w:szCs w:val="22"/>
        </w:rPr>
      </w:pPr>
      <w:r w:rsidRPr="00266A3A">
        <w:rPr>
          <w:sz w:val="22"/>
          <w:szCs w:val="22"/>
        </w:rPr>
        <w:t>Assist the College Foundation in determining North Carolina residency for higher education applicants requesting in-state-tuition.</w:t>
      </w:r>
    </w:p>
    <w:p w14:paraId="1534BD62" w14:textId="77777777" w:rsidR="005D2542" w:rsidRPr="00266A3A" w:rsidRDefault="005D2542" w:rsidP="00266A3A">
      <w:pPr>
        <w:pStyle w:val="BodyText"/>
        <w:ind w:left="360"/>
        <w:jc w:val="both"/>
        <w:rPr>
          <w:sz w:val="22"/>
          <w:szCs w:val="22"/>
        </w:rPr>
      </w:pPr>
    </w:p>
    <w:p w14:paraId="1534BD63" w14:textId="77777777" w:rsidR="000C348C" w:rsidRPr="00266A3A" w:rsidRDefault="005D2542" w:rsidP="00266A3A">
      <w:pPr>
        <w:pStyle w:val="BodyText"/>
        <w:ind w:left="360" w:firstLine="360"/>
        <w:jc w:val="both"/>
        <w:rPr>
          <w:sz w:val="22"/>
          <w:szCs w:val="22"/>
        </w:rPr>
      </w:pPr>
      <w:r w:rsidRPr="00266A3A">
        <w:rPr>
          <w:sz w:val="22"/>
          <w:szCs w:val="22"/>
        </w:rPr>
        <w:t xml:space="preserve">Both the SADLS and STARS </w:t>
      </w:r>
      <w:r w:rsidR="0001427B" w:rsidRPr="00266A3A">
        <w:rPr>
          <w:sz w:val="22"/>
          <w:szCs w:val="22"/>
        </w:rPr>
        <w:t>applications</w:t>
      </w:r>
      <w:r w:rsidRPr="00266A3A">
        <w:rPr>
          <w:sz w:val="22"/>
          <w:szCs w:val="22"/>
        </w:rPr>
        <w:t xml:space="preserve"> will be providing yes/no answers to a series of questions</w:t>
      </w:r>
      <w:r w:rsidR="00052F67" w:rsidRPr="00266A3A">
        <w:rPr>
          <w:sz w:val="22"/>
          <w:szCs w:val="22"/>
        </w:rPr>
        <w:t xml:space="preserve"> based on three dates provided by CFI. </w:t>
      </w:r>
      <w:r w:rsidR="00B0706F" w:rsidRPr="00266A3A">
        <w:rPr>
          <w:sz w:val="22"/>
          <w:szCs w:val="22"/>
        </w:rPr>
        <w:t>CFI is trying to</w:t>
      </w:r>
      <w:r w:rsidR="00052F67" w:rsidRPr="00266A3A">
        <w:rPr>
          <w:sz w:val="22"/>
          <w:szCs w:val="22"/>
        </w:rPr>
        <w:t xml:space="preserve"> determine if the applicant has </w:t>
      </w:r>
      <w:r w:rsidR="00B0706F" w:rsidRPr="00266A3A">
        <w:rPr>
          <w:sz w:val="22"/>
          <w:szCs w:val="22"/>
        </w:rPr>
        <w:t xml:space="preserve">had </w:t>
      </w:r>
      <w:r w:rsidR="00052F67" w:rsidRPr="00266A3A">
        <w:rPr>
          <w:sz w:val="22"/>
          <w:szCs w:val="22"/>
        </w:rPr>
        <w:t xml:space="preserve">a driver license, vehicle, registration, </w:t>
      </w:r>
      <w:r w:rsidR="00A71E14" w:rsidRPr="00266A3A">
        <w:rPr>
          <w:sz w:val="22"/>
          <w:szCs w:val="22"/>
        </w:rPr>
        <w:t>and title</w:t>
      </w:r>
      <w:r w:rsidR="00052F67" w:rsidRPr="00266A3A">
        <w:rPr>
          <w:sz w:val="22"/>
          <w:szCs w:val="22"/>
        </w:rPr>
        <w:t xml:space="preserve"> </w:t>
      </w:r>
      <w:r w:rsidR="00B0706F" w:rsidRPr="00266A3A">
        <w:rPr>
          <w:sz w:val="22"/>
          <w:szCs w:val="22"/>
        </w:rPr>
        <w:t xml:space="preserve">or </w:t>
      </w:r>
      <w:r w:rsidR="00052F67" w:rsidRPr="00266A3A">
        <w:rPr>
          <w:sz w:val="22"/>
          <w:szCs w:val="22"/>
        </w:rPr>
        <w:t>own</w:t>
      </w:r>
      <w:r w:rsidR="00B0706F" w:rsidRPr="00266A3A">
        <w:rPr>
          <w:sz w:val="22"/>
          <w:szCs w:val="22"/>
        </w:rPr>
        <w:t xml:space="preserve">ed </w:t>
      </w:r>
      <w:r w:rsidR="00052F67" w:rsidRPr="00266A3A">
        <w:rPr>
          <w:sz w:val="22"/>
          <w:szCs w:val="22"/>
        </w:rPr>
        <w:t>a vehicle during those time periods</w:t>
      </w:r>
      <w:r w:rsidR="00B0706F" w:rsidRPr="00266A3A">
        <w:rPr>
          <w:sz w:val="22"/>
          <w:szCs w:val="22"/>
        </w:rPr>
        <w:t>.</w:t>
      </w:r>
      <w:r w:rsidR="00007020" w:rsidRPr="00266A3A">
        <w:rPr>
          <w:sz w:val="22"/>
          <w:szCs w:val="22"/>
        </w:rPr>
        <w:tab/>
      </w:r>
    </w:p>
    <w:p w14:paraId="1534BD64" w14:textId="77777777" w:rsidR="000C348C" w:rsidRDefault="000C348C" w:rsidP="007551DD">
      <w:pPr>
        <w:ind w:left="1152"/>
        <w:rPr>
          <w:rFonts w:ascii="Arial" w:hAnsi="Arial" w:cs="Arial"/>
          <w:sz w:val="24"/>
          <w:szCs w:val="24"/>
        </w:rPr>
      </w:pPr>
    </w:p>
    <w:p w14:paraId="1534BD65" w14:textId="77777777" w:rsidR="00670028" w:rsidRDefault="00670028" w:rsidP="007551DD">
      <w:pPr>
        <w:ind w:left="1152"/>
        <w:rPr>
          <w:rFonts w:ascii="Arial" w:hAnsi="Arial" w:cs="Arial"/>
          <w:sz w:val="24"/>
          <w:szCs w:val="24"/>
        </w:rPr>
      </w:pPr>
    </w:p>
    <w:p w14:paraId="1534BD66" w14:textId="77777777" w:rsidR="00266A3A" w:rsidRDefault="00266A3A" w:rsidP="007551DD">
      <w:pPr>
        <w:ind w:left="1152"/>
        <w:rPr>
          <w:rFonts w:ascii="Arial" w:hAnsi="Arial" w:cs="Arial"/>
          <w:sz w:val="24"/>
          <w:szCs w:val="24"/>
        </w:rPr>
      </w:pPr>
    </w:p>
    <w:p w14:paraId="1534BD67" w14:textId="77777777" w:rsidR="00266A3A" w:rsidRDefault="00266A3A" w:rsidP="007551DD">
      <w:pPr>
        <w:ind w:left="1152"/>
        <w:rPr>
          <w:rFonts w:ascii="Arial" w:hAnsi="Arial" w:cs="Arial"/>
          <w:sz w:val="24"/>
          <w:szCs w:val="24"/>
        </w:rPr>
      </w:pPr>
    </w:p>
    <w:p w14:paraId="1534BD68" w14:textId="77777777" w:rsidR="00266A3A" w:rsidRDefault="00266A3A" w:rsidP="007551DD">
      <w:pPr>
        <w:ind w:left="1152"/>
        <w:rPr>
          <w:rFonts w:ascii="Arial" w:hAnsi="Arial" w:cs="Arial"/>
          <w:sz w:val="24"/>
          <w:szCs w:val="24"/>
        </w:rPr>
      </w:pPr>
    </w:p>
    <w:p w14:paraId="1534BD69" w14:textId="77777777" w:rsidR="005A22E9" w:rsidRDefault="005A22E9" w:rsidP="007551DD">
      <w:pPr>
        <w:ind w:left="1152"/>
        <w:rPr>
          <w:rFonts w:ascii="Arial" w:hAnsi="Arial" w:cs="Arial"/>
          <w:sz w:val="24"/>
          <w:szCs w:val="24"/>
        </w:rPr>
      </w:pPr>
    </w:p>
    <w:p w14:paraId="1534BD6A" w14:textId="77777777" w:rsidR="005D2542" w:rsidRPr="0036618E" w:rsidRDefault="00867518" w:rsidP="00867518">
      <w:pPr>
        <w:pStyle w:val="Heading2"/>
        <w:ind w:left="1008"/>
      </w:pPr>
      <w:r>
        <w:lastRenderedPageBreak/>
        <w:tab/>
      </w:r>
      <w:bookmarkStart w:id="11" w:name="_Toc446509102"/>
      <w:r>
        <w:t>Data Flow Diagram</w:t>
      </w:r>
      <w:bookmarkEnd w:id="11"/>
      <w:r w:rsidR="00007020">
        <w:tab/>
      </w:r>
      <w:r w:rsidR="005D2542" w:rsidRPr="0036618E">
        <w:t xml:space="preserve"> </w:t>
      </w:r>
    </w:p>
    <w:p w14:paraId="1534BD6B" w14:textId="77777777" w:rsidR="007551DD" w:rsidRDefault="007551DD" w:rsidP="007551DD">
      <w:pPr>
        <w:ind w:left="1152"/>
        <w:rPr>
          <w:rFonts w:ascii="Arial" w:hAnsi="Arial" w:cs="Arial"/>
          <w:sz w:val="24"/>
          <w:szCs w:val="24"/>
        </w:rPr>
      </w:pPr>
    </w:p>
    <w:p w14:paraId="1534BD6C" w14:textId="77777777" w:rsidR="00007020" w:rsidRDefault="005A22E9" w:rsidP="000C348C">
      <w:pPr>
        <w:ind w:left="432"/>
        <w:rPr>
          <w:rFonts w:ascii="Arial" w:hAnsi="Arial" w:cs="Arial"/>
          <w:b/>
          <w:sz w:val="24"/>
          <w:szCs w:val="24"/>
        </w:rPr>
      </w:pPr>
      <w:r>
        <w:object w:dxaOrig="6841" w:dyaOrig="7305" w14:anchorId="1534BEA5">
          <v:shape id="_x0000_i1026" type="#_x0000_t75" style="width:415.65pt;height:443.35pt" o:ole="">
            <v:imagedata r:id="rId14" o:title=""/>
          </v:shape>
          <o:OLEObject Type="Embed" ProgID="Visio.Drawing.15" ShapeID="_x0000_i1026" DrawAspect="Content" ObjectID="_1767779142" r:id="rId15"/>
        </w:object>
      </w:r>
      <w:r w:rsidR="000C348C">
        <w:rPr>
          <w:rFonts w:ascii="Arial" w:hAnsi="Arial" w:cs="Arial"/>
          <w:b/>
          <w:sz w:val="24"/>
          <w:szCs w:val="24"/>
        </w:rPr>
        <w:tab/>
      </w:r>
    </w:p>
    <w:p w14:paraId="1534BD6D" w14:textId="77777777" w:rsidR="005A22E9" w:rsidRDefault="005A22E9" w:rsidP="005A22E9">
      <w:pPr>
        <w:pStyle w:val="Heading1"/>
        <w:numPr>
          <w:ilvl w:val="0"/>
          <w:numId w:val="0"/>
        </w:numPr>
        <w:spacing w:before="240"/>
        <w:ind w:left="540"/>
      </w:pPr>
      <w:bookmarkStart w:id="12" w:name="_Hlt128270938"/>
    </w:p>
    <w:p w14:paraId="1534BD6E" w14:textId="77777777" w:rsidR="005A22E9" w:rsidRDefault="005A22E9" w:rsidP="005A22E9">
      <w:pPr>
        <w:pStyle w:val="Heading1bodytext"/>
      </w:pPr>
    </w:p>
    <w:p w14:paraId="1534BD6F" w14:textId="77777777" w:rsidR="005A22E9" w:rsidRDefault="005A22E9" w:rsidP="005A22E9">
      <w:pPr>
        <w:pStyle w:val="Heading1bodytext"/>
      </w:pPr>
    </w:p>
    <w:p w14:paraId="1534BD70" w14:textId="77777777" w:rsidR="005A22E9" w:rsidRDefault="005A22E9" w:rsidP="005A22E9">
      <w:pPr>
        <w:pStyle w:val="Heading1bodytext"/>
      </w:pPr>
    </w:p>
    <w:p w14:paraId="1534BD71" w14:textId="77777777" w:rsidR="00266A3A" w:rsidRDefault="00266A3A" w:rsidP="005A22E9">
      <w:pPr>
        <w:pStyle w:val="Heading1bodytext"/>
      </w:pPr>
    </w:p>
    <w:p w14:paraId="1534BD72" w14:textId="77777777" w:rsidR="005A22E9" w:rsidRDefault="005A22E9" w:rsidP="005A22E9">
      <w:pPr>
        <w:pStyle w:val="Heading1bodytext"/>
      </w:pPr>
    </w:p>
    <w:p w14:paraId="1534BD73" w14:textId="77777777" w:rsidR="005A22E9" w:rsidRDefault="005A22E9" w:rsidP="005A22E9">
      <w:pPr>
        <w:pStyle w:val="Heading1bodytext"/>
      </w:pPr>
    </w:p>
    <w:p w14:paraId="1534BD74" w14:textId="77777777" w:rsidR="005A22E9" w:rsidRPr="005A22E9" w:rsidRDefault="005A22E9" w:rsidP="005A22E9">
      <w:pPr>
        <w:pStyle w:val="Heading1bodytext"/>
      </w:pPr>
    </w:p>
    <w:p w14:paraId="1534BD75" w14:textId="77777777" w:rsidR="00DD58E1" w:rsidRDefault="00DD58E1" w:rsidP="006B643C">
      <w:pPr>
        <w:pStyle w:val="Heading1"/>
        <w:spacing w:before="240"/>
        <w:rPr>
          <w:caps w:val="0"/>
        </w:rPr>
      </w:pPr>
      <w:bookmarkStart w:id="13" w:name="_Toc446509103"/>
      <w:r w:rsidRPr="00C8197D">
        <w:rPr>
          <w:caps w:val="0"/>
        </w:rPr>
        <w:lastRenderedPageBreak/>
        <w:t>System Requirements</w:t>
      </w:r>
      <w:bookmarkEnd w:id="13"/>
    </w:p>
    <w:p w14:paraId="1534BD76" w14:textId="77777777" w:rsidR="00957E78" w:rsidRPr="00957E78" w:rsidRDefault="00957E78" w:rsidP="00957E78">
      <w:pPr>
        <w:pStyle w:val="Heading1bodytext"/>
      </w:pPr>
    </w:p>
    <w:p w14:paraId="1534BD77" w14:textId="77777777" w:rsidR="00A3482C" w:rsidRDefault="00A3482C">
      <w:pPr>
        <w:ind w:left="360"/>
        <w:rPr>
          <w:sz w:val="22"/>
        </w:rPr>
      </w:pPr>
      <w:r w:rsidRPr="00C8197D">
        <w:rPr>
          <w:sz w:val="22"/>
        </w:rPr>
        <w:t>The</w:t>
      </w:r>
      <w:r w:rsidR="00A154D8" w:rsidRPr="00C8197D">
        <w:rPr>
          <w:sz w:val="22"/>
        </w:rPr>
        <w:t xml:space="preserve"> functional and technical requirements</w:t>
      </w:r>
      <w:r w:rsidRPr="00C8197D">
        <w:rPr>
          <w:sz w:val="22"/>
        </w:rPr>
        <w:t xml:space="preserve"> to satisfy the business </w:t>
      </w:r>
      <w:r w:rsidR="00A154D8" w:rsidRPr="00C8197D">
        <w:rPr>
          <w:sz w:val="22"/>
        </w:rPr>
        <w:t>problem</w:t>
      </w:r>
      <w:r w:rsidRPr="00C8197D">
        <w:rPr>
          <w:sz w:val="22"/>
        </w:rPr>
        <w:t xml:space="preserve"> and achieve the objective(s) stated above</w:t>
      </w:r>
      <w:r w:rsidR="00A154D8" w:rsidRPr="00C8197D">
        <w:rPr>
          <w:sz w:val="22"/>
        </w:rPr>
        <w:t xml:space="preserve"> are detailed below as the recommended solution.</w:t>
      </w:r>
    </w:p>
    <w:p w14:paraId="1534BD78" w14:textId="77777777" w:rsidR="00266A3A" w:rsidRPr="00C8197D" w:rsidRDefault="00266A3A">
      <w:pPr>
        <w:ind w:left="360"/>
        <w:rPr>
          <w:sz w:val="22"/>
        </w:rPr>
      </w:pPr>
    </w:p>
    <w:p w14:paraId="1534BD79" w14:textId="77777777" w:rsidR="00A154D8" w:rsidRDefault="00026D31" w:rsidP="00A1445C">
      <w:pPr>
        <w:pStyle w:val="Heading2"/>
        <w:spacing w:after="80"/>
        <w:ind w:left="1008"/>
        <w:rPr>
          <w:sz w:val="24"/>
          <w:szCs w:val="24"/>
        </w:rPr>
      </w:pPr>
      <w:bookmarkStart w:id="14" w:name="_Toc223844827"/>
      <w:bookmarkStart w:id="15" w:name="_Toc446509104"/>
      <w:bookmarkEnd w:id="14"/>
      <w:r>
        <w:rPr>
          <w:sz w:val="24"/>
          <w:szCs w:val="24"/>
        </w:rPr>
        <w:t>SADLS</w:t>
      </w:r>
      <w:r w:rsidR="000B41A3">
        <w:rPr>
          <w:sz w:val="24"/>
          <w:szCs w:val="24"/>
        </w:rPr>
        <w:t>/STARS Batch process</w:t>
      </w:r>
      <w:bookmarkEnd w:id="15"/>
      <w:r w:rsidR="000B41A3">
        <w:rPr>
          <w:sz w:val="24"/>
          <w:szCs w:val="24"/>
        </w:rPr>
        <w:t xml:space="preserve"> </w:t>
      </w:r>
    </w:p>
    <w:p w14:paraId="1534BD7A" w14:textId="77777777" w:rsidR="00266A3A" w:rsidRPr="00266A3A" w:rsidRDefault="00266A3A" w:rsidP="00266A3A">
      <w:pPr>
        <w:pStyle w:val="Heading2bodytext"/>
      </w:pPr>
    </w:p>
    <w:p w14:paraId="1534BD7B" w14:textId="77777777" w:rsidR="005C5A32" w:rsidRDefault="005C5A32" w:rsidP="007B029A">
      <w:pPr>
        <w:pStyle w:val="StyleHeading311ptBefore6ptAfter4pt"/>
        <w:ind w:left="1224"/>
      </w:pPr>
      <w:bookmarkStart w:id="16" w:name="_Toc223844829"/>
      <w:bookmarkStart w:id="17" w:name="_Toc446509105"/>
      <w:bookmarkEnd w:id="16"/>
      <w:r w:rsidRPr="00C8197D">
        <w:t>Functional Overview</w:t>
      </w:r>
      <w:bookmarkEnd w:id="17"/>
    </w:p>
    <w:p w14:paraId="1534BD7C" w14:textId="77777777" w:rsidR="00852580" w:rsidRDefault="00026D31" w:rsidP="009F5968">
      <w:pPr>
        <w:pStyle w:val="ListParagraph"/>
        <w:numPr>
          <w:ilvl w:val="0"/>
          <w:numId w:val="6"/>
        </w:numPr>
        <w:ind w:left="1080"/>
        <w:jc w:val="both"/>
        <w:rPr>
          <w:sz w:val="22"/>
        </w:rPr>
      </w:pPr>
      <w:bookmarkStart w:id="18" w:name="_Toc223844831"/>
      <w:bookmarkEnd w:id="18"/>
      <w:r w:rsidRPr="00266A3A">
        <w:rPr>
          <w:sz w:val="22"/>
        </w:rPr>
        <w:t xml:space="preserve">Develop </w:t>
      </w:r>
      <w:r w:rsidR="008A1A5B" w:rsidRPr="00266A3A">
        <w:rPr>
          <w:sz w:val="22"/>
        </w:rPr>
        <w:t>a batch program that will</w:t>
      </w:r>
      <w:r w:rsidRPr="00266A3A">
        <w:rPr>
          <w:sz w:val="22"/>
        </w:rPr>
        <w:t xml:space="preserve"> process</w:t>
      </w:r>
      <w:r w:rsidR="007534FA" w:rsidRPr="00266A3A">
        <w:rPr>
          <w:sz w:val="22"/>
        </w:rPr>
        <w:t xml:space="preserve"> </w:t>
      </w:r>
      <w:r w:rsidR="00D05F76" w:rsidRPr="00266A3A">
        <w:rPr>
          <w:sz w:val="22"/>
        </w:rPr>
        <w:t>a</w:t>
      </w:r>
      <w:r w:rsidR="00A71E14" w:rsidRPr="00266A3A">
        <w:rPr>
          <w:sz w:val="22"/>
        </w:rPr>
        <w:t>n applicant’s</w:t>
      </w:r>
      <w:r w:rsidR="00B0706F" w:rsidRPr="00266A3A">
        <w:rPr>
          <w:sz w:val="22"/>
        </w:rPr>
        <w:t xml:space="preserve"> </w:t>
      </w:r>
      <w:r w:rsidR="00A71E14" w:rsidRPr="00266A3A">
        <w:rPr>
          <w:sz w:val="22"/>
        </w:rPr>
        <w:t xml:space="preserve">customer </w:t>
      </w:r>
      <w:r w:rsidR="00B0706F" w:rsidRPr="00266A3A">
        <w:rPr>
          <w:sz w:val="22"/>
        </w:rPr>
        <w:t xml:space="preserve">information and answer </w:t>
      </w:r>
      <w:r w:rsidR="0001427B" w:rsidRPr="00266A3A">
        <w:rPr>
          <w:sz w:val="22"/>
        </w:rPr>
        <w:t>a series of questions</w:t>
      </w:r>
      <w:r w:rsidR="00454B7C" w:rsidRPr="00266A3A">
        <w:rPr>
          <w:sz w:val="22"/>
        </w:rPr>
        <w:t xml:space="preserve">. CFI </w:t>
      </w:r>
      <w:r w:rsidR="00852580" w:rsidRPr="00266A3A">
        <w:rPr>
          <w:sz w:val="22"/>
        </w:rPr>
        <w:t xml:space="preserve">will provide </w:t>
      </w:r>
      <w:r w:rsidR="006234C0" w:rsidRPr="00266A3A">
        <w:rPr>
          <w:sz w:val="22"/>
        </w:rPr>
        <w:t xml:space="preserve">their </w:t>
      </w:r>
      <w:r w:rsidR="00852580" w:rsidRPr="00266A3A">
        <w:rPr>
          <w:sz w:val="22"/>
        </w:rPr>
        <w:t xml:space="preserve">driver </w:t>
      </w:r>
      <w:r w:rsidR="006234C0" w:rsidRPr="00266A3A">
        <w:rPr>
          <w:sz w:val="22"/>
        </w:rPr>
        <w:t>l</w:t>
      </w:r>
      <w:r w:rsidR="00852580" w:rsidRPr="00266A3A">
        <w:rPr>
          <w:sz w:val="22"/>
        </w:rPr>
        <w:t>icense number, date of birth, and the last four digits of the customer</w:t>
      </w:r>
      <w:r w:rsidR="006234C0" w:rsidRPr="00266A3A">
        <w:rPr>
          <w:sz w:val="22"/>
        </w:rPr>
        <w:t>s</w:t>
      </w:r>
      <w:r w:rsidR="00852580" w:rsidRPr="00266A3A">
        <w:rPr>
          <w:sz w:val="22"/>
        </w:rPr>
        <w:t xml:space="preserve"> SSN or their Alien number or their I94 number.</w:t>
      </w:r>
      <w:r w:rsidR="00454B7C" w:rsidRPr="00266A3A">
        <w:rPr>
          <w:sz w:val="22"/>
        </w:rPr>
        <w:t xml:space="preserve"> </w:t>
      </w:r>
      <w:r w:rsidR="00852580" w:rsidRPr="00266A3A">
        <w:rPr>
          <w:sz w:val="22"/>
        </w:rPr>
        <w:t>In addition</w:t>
      </w:r>
      <w:r w:rsidR="006234C0" w:rsidRPr="00266A3A">
        <w:rPr>
          <w:sz w:val="22"/>
        </w:rPr>
        <w:t xml:space="preserve">, </w:t>
      </w:r>
      <w:r w:rsidR="00B0706F" w:rsidRPr="00266A3A">
        <w:rPr>
          <w:sz w:val="22"/>
        </w:rPr>
        <w:t>three dates</w:t>
      </w:r>
      <w:r w:rsidR="006234C0" w:rsidRPr="00266A3A">
        <w:rPr>
          <w:sz w:val="22"/>
        </w:rPr>
        <w:t xml:space="preserve"> will be sent</w:t>
      </w:r>
      <w:r w:rsidR="00B0706F" w:rsidRPr="00266A3A">
        <w:rPr>
          <w:sz w:val="22"/>
        </w:rPr>
        <w:t xml:space="preserve"> </w:t>
      </w:r>
      <w:r w:rsidR="00852580" w:rsidRPr="00266A3A">
        <w:rPr>
          <w:sz w:val="22"/>
        </w:rPr>
        <w:t>to determine if an applicant at any time maintained a</w:t>
      </w:r>
      <w:r w:rsidR="00454B7C" w:rsidRPr="00266A3A">
        <w:rPr>
          <w:sz w:val="22"/>
        </w:rPr>
        <w:t xml:space="preserve"> North Carolina</w:t>
      </w:r>
      <w:r w:rsidR="00852580" w:rsidRPr="00266A3A">
        <w:rPr>
          <w:sz w:val="22"/>
        </w:rPr>
        <w:t xml:space="preserve"> </w:t>
      </w:r>
      <w:r w:rsidR="00454B7C" w:rsidRPr="00266A3A">
        <w:rPr>
          <w:sz w:val="22"/>
        </w:rPr>
        <w:t>driver’s</w:t>
      </w:r>
      <w:r w:rsidR="00852580" w:rsidRPr="00266A3A">
        <w:rPr>
          <w:sz w:val="22"/>
        </w:rPr>
        <w:t xml:space="preserve"> license or </w:t>
      </w:r>
      <w:r w:rsidR="006234C0" w:rsidRPr="00266A3A">
        <w:rPr>
          <w:sz w:val="22"/>
        </w:rPr>
        <w:t>any registration and/or titling services during those three time periods.</w:t>
      </w:r>
    </w:p>
    <w:p w14:paraId="1534BD7D" w14:textId="77777777" w:rsidR="0015287F" w:rsidRDefault="0015287F" w:rsidP="0015287F">
      <w:pPr>
        <w:pStyle w:val="ListParagraph"/>
        <w:ind w:left="1080"/>
        <w:jc w:val="both"/>
        <w:rPr>
          <w:sz w:val="22"/>
        </w:rPr>
      </w:pPr>
    </w:p>
    <w:p w14:paraId="1534BD7E" w14:textId="77777777" w:rsidR="0015287F" w:rsidRPr="00266A3A" w:rsidRDefault="0015287F" w:rsidP="009F5968">
      <w:pPr>
        <w:pStyle w:val="ListParagraph"/>
        <w:numPr>
          <w:ilvl w:val="0"/>
          <w:numId w:val="6"/>
        </w:numPr>
        <w:ind w:left="1080"/>
        <w:jc w:val="both"/>
        <w:rPr>
          <w:sz w:val="22"/>
        </w:rPr>
      </w:pPr>
      <w:r w:rsidRPr="00266A3A">
        <w:rPr>
          <w:sz w:val="22"/>
        </w:rPr>
        <w:t>The DLRS388 program will process driver and driver history information and then will call the ‘STARS’ process server ‘VRSHRD01’ to process vehicle information</w:t>
      </w:r>
      <w:r>
        <w:rPr>
          <w:sz w:val="22"/>
        </w:rPr>
        <w:t>.</w:t>
      </w:r>
    </w:p>
    <w:p w14:paraId="1534BD7F" w14:textId="77777777" w:rsidR="00852580" w:rsidRPr="005A22E9" w:rsidRDefault="00852580" w:rsidP="00266A3A">
      <w:pPr>
        <w:ind w:left="360"/>
        <w:jc w:val="both"/>
        <w:rPr>
          <w:sz w:val="22"/>
        </w:rPr>
      </w:pPr>
    </w:p>
    <w:p w14:paraId="1534BD80" w14:textId="77777777" w:rsidR="006234C0" w:rsidRPr="00266A3A" w:rsidRDefault="00B0706F" w:rsidP="009F5968">
      <w:pPr>
        <w:pStyle w:val="ListParagraph"/>
        <w:numPr>
          <w:ilvl w:val="0"/>
          <w:numId w:val="6"/>
        </w:numPr>
        <w:ind w:left="1080"/>
        <w:jc w:val="both"/>
        <w:rPr>
          <w:sz w:val="22"/>
        </w:rPr>
      </w:pPr>
      <w:r w:rsidRPr="00266A3A">
        <w:rPr>
          <w:sz w:val="22"/>
        </w:rPr>
        <w:t>SADL</w:t>
      </w:r>
      <w:r w:rsidR="00D05F76" w:rsidRPr="00266A3A">
        <w:rPr>
          <w:sz w:val="22"/>
        </w:rPr>
        <w:t>S</w:t>
      </w:r>
      <w:r w:rsidRPr="00266A3A">
        <w:rPr>
          <w:sz w:val="22"/>
        </w:rPr>
        <w:t xml:space="preserve">’ &amp; ‘STARS’ will </w:t>
      </w:r>
      <w:r w:rsidR="006234C0" w:rsidRPr="00266A3A">
        <w:rPr>
          <w:sz w:val="22"/>
        </w:rPr>
        <w:t>return back to CFI</w:t>
      </w:r>
      <w:r w:rsidR="00A71E14" w:rsidRPr="00266A3A">
        <w:rPr>
          <w:sz w:val="22"/>
        </w:rPr>
        <w:t xml:space="preserve"> (Yes/No)</w:t>
      </w:r>
      <w:r w:rsidR="006234C0" w:rsidRPr="00266A3A">
        <w:rPr>
          <w:sz w:val="22"/>
        </w:rPr>
        <w:t xml:space="preserve"> answers on</w:t>
      </w:r>
      <w:r w:rsidR="00A71E14" w:rsidRPr="00266A3A">
        <w:rPr>
          <w:sz w:val="22"/>
        </w:rPr>
        <w:t xml:space="preserve"> whether or not the applicant has had a license or</w:t>
      </w:r>
      <w:r w:rsidR="006234C0" w:rsidRPr="00266A3A">
        <w:rPr>
          <w:sz w:val="22"/>
        </w:rPr>
        <w:t xml:space="preserve"> any registration and/or titling services at any time covering those three dates.</w:t>
      </w:r>
    </w:p>
    <w:p w14:paraId="1534BD81" w14:textId="77777777" w:rsidR="006234C0" w:rsidRPr="005A22E9" w:rsidRDefault="006234C0" w:rsidP="00266A3A">
      <w:pPr>
        <w:ind w:left="360"/>
        <w:jc w:val="both"/>
        <w:rPr>
          <w:sz w:val="22"/>
        </w:rPr>
      </w:pPr>
    </w:p>
    <w:p w14:paraId="1534BD82" w14:textId="77777777" w:rsidR="008A1A5B" w:rsidRDefault="008A1A5B" w:rsidP="009F5968">
      <w:pPr>
        <w:pStyle w:val="ListParagraph"/>
        <w:numPr>
          <w:ilvl w:val="0"/>
          <w:numId w:val="6"/>
        </w:numPr>
        <w:ind w:left="1080"/>
        <w:jc w:val="both"/>
        <w:rPr>
          <w:sz w:val="22"/>
        </w:rPr>
      </w:pPr>
      <w:r w:rsidRPr="00266A3A">
        <w:rPr>
          <w:sz w:val="22"/>
        </w:rPr>
        <w:t xml:space="preserve">File Transfer Protocol </w:t>
      </w:r>
      <w:r w:rsidR="00026D31" w:rsidRPr="00266A3A">
        <w:rPr>
          <w:sz w:val="22"/>
        </w:rPr>
        <w:t>‘SFTP’ will be used to interface between CFI and</w:t>
      </w:r>
      <w:r w:rsidR="0001427B" w:rsidRPr="00266A3A">
        <w:rPr>
          <w:sz w:val="22"/>
        </w:rPr>
        <w:t xml:space="preserve"> the</w:t>
      </w:r>
      <w:r w:rsidR="00026D31" w:rsidRPr="00266A3A">
        <w:rPr>
          <w:sz w:val="22"/>
        </w:rPr>
        <w:t xml:space="preserve"> SADLS</w:t>
      </w:r>
      <w:r w:rsidR="00D05F76" w:rsidRPr="00266A3A">
        <w:rPr>
          <w:sz w:val="22"/>
        </w:rPr>
        <w:t>/STARS</w:t>
      </w:r>
      <w:r w:rsidRPr="00266A3A">
        <w:rPr>
          <w:sz w:val="22"/>
        </w:rPr>
        <w:t xml:space="preserve"> applications</w:t>
      </w:r>
      <w:r w:rsidR="00A10056" w:rsidRPr="00266A3A">
        <w:rPr>
          <w:sz w:val="22"/>
        </w:rPr>
        <w:t>.</w:t>
      </w:r>
      <w:r w:rsidRPr="00266A3A">
        <w:rPr>
          <w:sz w:val="22"/>
        </w:rPr>
        <w:t xml:space="preserve"> </w:t>
      </w:r>
    </w:p>
    <w:p w14:paraId="1534BD83" w14:textId="77777777" w:rsidR="00006F24" w:rsidRPr="00006F24" w:rsidRDefault="00006F24" w:rsidP="00006F24">
      <w:pPr>
        <w:pStyle w:val="ListParagraph"/>
        <w:rPr>
          <w:sz w:val="22"/>
        </w:rPr>
      </w:pPr>
    </w:p>
    <w:p w14:paraId="1534BD84" w14:textId="77777777" w:rsidR="00006F24" w:rsidRDefault="000103B4" w:rsidP="009F5968">
      <w:pPr>
        <w:pStyle w:val="ListParagraph"/>
        <w:numPr>
          <w:ilvl w:val="0"/>
          <w:numId w:val="6"/>
        </w:numPr>
        <w:ind w:left="1080"/>
        <w:jc w:val="both"/>
        <w:rPr>
          <w:sz w:val="22"/>
        </w:rPr>
      </w:pPr>
      <w:r>
        <w:rPr>
          <w:sz w:val="22"/>
        </w:rPr>
        <w:t>SADLS batch process will validate the file received from CFI and returns the following error codes appropriately.</w:t>
      </w:r>
    </w:p>
    <w:p w14:paraId="1534BD85" w14:textId="77777777" w:rsidR="00006F24" w:rsidRPr="00006F24" w:rsidRDefault="00006F24" w:rsidP="00006F24">
      <w:pPr>
        <w:pStyle w:val="ListParagraph"/>
        <w:rPr>
          <w:sz w:val="22"/>
        </w:rPr>
      </w:pPr>
    </w:p>
    <w:tbl>
      <w:tblPr>
        <w:tblW w:w="5920" w:type="dxa"/>
        <w:tblInd w:w="1440" w:type="dxa"/>
        <w:tblCellMar>
          <w:left w:w="0" w:type="dxa"/>
          <w:right w:w="0" w:type="dxa"/>
        </w:tblCellMar>
        <w:tblLook w:val="04A0" w:firstRow="1" w:lastRow="0" w:firstColumn="1" w:lastColumn="0" w:noHBand="0" w:noVBand="1"/>
      </w:tblPr>
      <w:tblGrid>
        <w:gridCol w:w="960"/>
        <w:gridCol w:w="4960"/>
      </w:tblGrid>
      <w:tr w:rsidR="00006F24" w14:paraId="1534BD88" w14:textId="77777777" w:rsidTr="00006F24">
        <w:trPr>
          <w:trHeight w:val="300"/>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86" w14:textId="77777777" w:rsidR="00006F24" w:rsidRDefault="00006F24">
            <w:pPr>
              <w:rPr>
                <w:rFonts w:ascii="Calibri" w:eastAsiaTheme="minorHAnsi" w:hAnsi="Calibri" w:cs="Calibri"/>
                <w:color w:val="000000"/>
                <w:sz w:val="22"/>
                <w:szCs w:val="22"/>
              </w:rPr>
            </w:pPr>
            <w:r>
              <w:rPr>
                <w:color w:val="000000"/>
              </w:rPr>
              <w:t>DOT01</w:t>
            </w:r>
          </w:p>
        </w:tc>
        <w:tc>
          <w:tcPr>
            <w:tcW w:w="4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1534BD87" w14:textId="77777777" w:rsidR="00006F24" w:rsidRDefault="00006F24">
            <w:pPr>
              <w:rPr>
                <w:rFonts w:ascii="Calibri" w:eastAsiaTheme="minorHAnsi" w:hAnsi="Calibri" w:cs="Calibri"/>
                <w:color w:val="000000"/>
                <w:sz w:val="22"/>
                <w:szCs w:val="22"/>
              </w:rPr>
            </w:pPr>
            <w:r>
              <w:rPr>
                <w:color w:val="000000"/>
              </w:rPr>
              <w:t>Customer ID is invalid</w:t>
            </w:r>
          </w:p>
        </w:tc>
      </w:tr>
      <w:tr w:rsidR="00006F24" w14:paraId="1534BD8B" w14:textId="77777777" w:rsidTr="00006F24">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89" w14:textId="77777777" w:rsidR="00006F24" w:rsidRDefault="00006F24">
            <w:pPr>
              <w:rPr>
                <w:rFonts w:ascii="Calibri" w:eastAsiaTheme="minorHAnsi" w:hAnsi="Calibri" w:cs="Calibri"/>
                <w:color w:val="000000"/>
                <w:sz w:val="22"/>
                <w:szCs w:val="22"/>
              </w:rPr>
            </w:pPr>
            <w:r>
              <w:rPr>
                <w:color w:val="000000"/>
              </w:rPr>
              <w:t>DOT02</w:t>
            </w:r>
          </w:p>
        </w:tc>
        <w:tc>
          <w:tcPr>
            <w:tcW w:w="4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34BD8A" w14:textId="77777777" w:rsidR="00006F24" w:rsidRDefault="00006F24">
            <w:pPr>
              <w:rPr>
                <w:rFonts w:ascii="Calibri" w:eastAsiaTheme="minorHAnsi" w:hAnsi="Calibri" w:cs="Calibri"/>
                <w:color w:val="000000"/>
                <w:sz w:val="22"/>
                <w:szCs w:val="22"/>
              </w:rPr>
            </w:pPr>
            <w:r>
              <w:rPr>
                <w:color w:val="000000"/>
              </w:rPr>
              <w:t>Last 4 of SSN is invalid</w:t>
            </w:r>
          </w:p>
        </w:tc>
      </w:tr>
      <w:tr w:rsidR="00006F24" w14:paraId="1534BD8E" w14:textId="77777777" w:rsidTr="00006F24">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8C" w14:textId="77777777" w:rsidR="00006F24" w:rsidRDefault="00006F24">
            <w:pPr>
              <w:rPr>
                <w:rFonts w:ascii="Calibri" w:eastAsiaTheme="minorHAnsi" w:hAnsi="Calibri" w:cs="Calibri"/>
                <w:color w:val="000000"/>
                <w:sz w:val="22"/>
                <w:szCs w:val="22"/>
              </w:rPr>
            </w:pPr>
            <w:r>
              <w:rPr>
                <w:color w:val="000000"/>
              </w:rPr>
              <w:t>DOT03</w:t>
            </w:r>
          </w:p>
        </w:tc>
        <w:tc>
          <w:tcPr>
            <w:tcW w:w="4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34BD8D" w14:textId="77777777" w:rsidR="00006F24" w:rsidRDefault="00006F24">
            <w:pPr>
              <w:rPr>
                <w:rFonts w:ascii="Calibri" w:eastAsiaTheme="minorHAnsi" w:hAnsi="Calibri" w:cs="Calibri"/>
                <w:color w:val="000000"/>
                <w:sz w:val="22"/>
                <w:szCs w:val="22"/>
              </w:rPr>
            </w:pPr>
            <w:r>
              <w:rPr>
                <w:color w:val="000000"/>
              </w:rPr>
              <w:t>Alien ID is invalid</w:t>
            </w:r>
          </w:p>
        </w:tc>
      </w:tr>
      <w:tr w:rsidR="00006F24" w14:paraId="1534BD91" w14:textId="77777777" w:rsidTr="00006F24">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8F" w14:textId="77777777" w:rsidR="00006F24" w:rsidRDefault="00006F24">
            <w:pPr>
              <w:rPr>
                <w:rFonts w:ascii="Calibri" w:eastAsiaTheme="minorHAnsi" w:hAnsi="Calibri" w:cs="Calibri"/>
                <w:color w:val="000000"/>
                <w:sz w:val="22"/>
                <w:szCs w:val="22"/>
              </w:rPr>
            </w:pPr>
            <w:r>
              <w:rPr>
                <w:color w:val="000000"/>
              </w:rPr>
              <w:t>DOT04</w:t>
            </w:r>
          </w:p>
        </w:tc>
        <w:tc>
          <w:tcPr>
            <w:tcW w:w="4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34BD90" w14:textId="77777777" w:rsidR="00006F24" w:rsidRDefault="00006F24">
            <w:pPr>
              <w:rPr>
                <w:rFonts w:ascii="Calibri" w:eastAsiaTheme="minorHAnsi" w:hAnsi="Calibri" w:cs="Calibri"/>
                <w:color w:val="000000"/>
                <w:sz w:val="22"/>
                <w:szCs w:val="22"/>
              </w:rPr>
            </w:pPr>
            <w:r>
              <w:rPr>
                <w:color w:val="000000"/>
              </w:rPr>
              <w:t>I-94 is invalid</w:t>
            </w:r>
          </w:p>
        </w:tc>
      </w:tr>
      <w:tr w:rsidR="00006F24" w14:paraId="1534BD94" w14:textId="77777777" w:rsidTr="00006F24">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92" w14:textId="77777777" w:rsidR="00006F24" w:rsidRDefault="00006F24">
            <w:pPr>
              <w:rPr>
                <w:rFonts w:ascii="Calibri" w:eastAsiaTheme="minorHAnsi" w:hAnsi="Calibri" w:cs="Calibri"/>
                <w:color w:val="000000"/>
                <w:sz w:val="22"/>
                <w:szCs w:val="22"/>
              </w:rPr>
            </w:pPr>
            <w:r>
              <w:rPr>
                <w:color w:val="000000"/>
              </w:rPr>
              <w:t>DOT05</w:t>
            </w:r>
          </w:p>
        </w:tc>
        <w:tc>
          <w:tcPr>
            <w:tcW w:w="4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34BD93" w14:textId="77777777" w:rsidR="00006F24" w:rsidRDefault="00006F24">
            <w:pPr>
              <w:rPr>
                <w:rFonts w:ascii="Calibri" w:eastAsiaTheme="minorHAnsi" w:hAnsi="Calibri" w:cs="Calibri"/>
                <w:color w:val="000000"/>
                <w:sz w:val="22"/>
                <w:szCs w:val="22"/>
              </w:rPr>
            </w:pPr>
            <w:r>
              <w:rPr>
                <w:color w:val="000000"/>
              </w:rPr>
              <w:t>Requested Date field is invalid</w:t>
            </w:r>
          </w:p>
        </w:tc>
      </w:tr>
      <w:tr w:rsidR="00006F24" w14:paraId="1534BD97" w14:textId="77777777" w:rsidTr="00006F24">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95" w14:textId="77777777" w:rsidR="00006F24" w:rsidRDefault="00006F24">
            <w:pPr>
              <w:rPr>
                <w:rFonts w:ascii="Calibri" w:eastAsiaTheme="minorHAnsi" w:hAnsi="Calibri" w:cs="Calibri"/>
                <w:color w:val="000000"/>
                <w:sz w:val="22"/>
                <w:szCs w:val="22"/>
              </w:rPr>
            </w:pPr>
            <w:r>
              <w:rPr>
                <w:color w:val="000000"/>
              </w:rPr>
              <w:t>DOT06</w:t>
            </w:r>
          </w:p>
        </w:tc>
        <w:tc>
          <w:tcPr>
            <w:tcW w:w="4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34BD96" w14:textId="77777777" w:rsidR="00006F24" w:rsidRDefault="00006F24">
            <w:pPr>
              <w:rPr>
                <w:rFonts w:ascii="Calibri" w:eastAsiaTheme="minorHAnsi" w:hAnsi="Calibri" w:cs="Calibri"/>
                <w:color w:val="000000"/>
                <w:sz w:val="22"/>
                <w:szCs w:val="22"/>
              </w:rPr>
            </w:pPr>
            <w:r>
              <w:rPr>
                <w:color w:val="000000"/>
              </w:rPr>
              <w:t xml:space="preserve">Could not locate customer with the credentials </w:t>
            </w:r>
          </w:p>
        </w:tc>
      </w:tr>
      <w:tr w:rsidR="00006F24" w14:paraId="1534BD9A" w14:textId="77777777" w:rsidTr="00006F24">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98" w14:textId="77777777" w:rsidR="00006F24" w:rsidRDefault="00006F24">
            <w:pPr>
              <w:rPr>
                <w:rFonts w:ascii="Calibri" w:eastAsiaTheme="minorHAnsi" w:hAnsi="Calibri" w:cs="Calibri"/>
                <w:color w:val="000000"/>
                <w:sz w:val="22"/>
                <w:szCs w:val="22"/>
              </w:rPr>
            </w:pPr>
            <w:r>
              <w:rPr>
                <w:color w:val="000000"/>
              </w:rPr>
              <w:t>DOT07</w:t>
            </w:r>
          </w:p>
        </w:tc>
        <w:tc>
          <w:tcPr>
            <w:tcW w:w="4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34BD99" w14:textId="77777777" w:rsidR="00006F24" w:rsidRDefault="00006F24">
            <w:pPr>
              <w:rPr>
                <w:rFonts w:ascii="Calibri" w:eastAsiaTheme="minorHAnsi" w:hAnsi="Calibri" w:cs="Calibri"/>
                <w:color w:val="000000"/>
                <w:sz w:val="22"/>
                <w:szCs w:val="22"/>
              </w:rPr>
            </w:pPr>
            <w:r>
              <w:rPr>
                <w:color w:val="000000"/>
              </w:rPr>
              <w:t>Date requested is out of range</w:t>
            </w:r>
          </w:p>
        </w:tc>
      </w:tr>
      <w:tr w:rsidR="00006F24" w14:paraId="1534BD9D" w14:textId="77777777" w:rsidTr="00006F24">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4BD9B" w14:textId="77777777" w:rsidR="00006F24" w:rsidRDefault="00006F24">
            <w:pPr>
              <w:rPr>
                <w:rFonts w:ascii="Calibri" w:eastAsiaTheme="minorHAnsi" w:hAnsi="Calibri" w:cs="Calibri"/>
                <w:color w:val="000000"/>
                <w:sz w:val="22"/>
                <w:szCs w:val="22"/>
              </w:rPr>
            </w:pPr>
            <w:r>
              <w:rPr>
                <w:color w:val="000000"/>
              </w:rPr>
              <w:t>DOT08</w:t>
            </w:r>
          </w:p>
        </w:tc>
        <w:tc>
          <w:tcPr>
            <w:tcW w:w="4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34BD9C" w14:textId="77777777" w:rsidR="00006F24" w:rsidRDefault="00006F24">
            <w:pPr>
              <w:rPr>
                <w:rFonts w:ascii="Calibri" w:eastAsiaTheme="minorHAnsi" w:hAnsi="Calibri" w:cs="Calibri"/>
                <w:color w:val="000000"/>
                <w:sz w:val="22"/>
                <w:szCs w:val="22"/>
              </w:rPr>
            </w:pPr>
            <w:r>
              <w:rPr>
                <w:color w:val="000000"/>
              </w:rPr>
              <w:t>Other Technical issue</w:t>
            </w:r>
          </w:p>
        </w:tc>
      </w:tr>
    </w:tbl>
    <w:p w14:paraId="1534BD9E" w14:textId="77777777" w:rsidR="00006F24" w:rsidRDefault="00006F24" w:rsidP="000103B4">
      <w:pPr>
        <w:pStyle w:val="ListParagraph"/>
        <w:ind w:left="1080"/>
        <w:jc w:val="both"/>
        <w:rPr>
          <w:sz w:val="22"/>
        </w:rPr>
      </w:pPr>
    </w:p>
    <w:p w14:paraId="1534BD9F" w14:textId="77777777" w:rsidR="000103B4" w:rsidRDefault="000103B4" w:rsidP="000103B4">
      <w:pPr>
        <w:pStyle w:val="ListParagraph"/>
        <w:ind w:left="1080"/>
        <w:jc w:val="both"/>
        <w:rPr>
          <w:sz w:val="22"/>
        </w:rPr>
      </w:pPr>
    </w:p>
    <w:p w14:paraId="1534BDA0" w14:textId="77777777" w:rsidR="006E40B8" w:rsidRDefault="006E40B8" w:rsidP="000103B4">
      <w:pPr>
        <w:pStyle w:val="ListParagraph"/>
        <w:ind w:left="1080"/>
        <w:jc w:val="both"/>
        <w:rPr>
          <w:sz w:val="22"/>
        </w:rPr>
      </w:pPr>
    </w:p>
    <w:p w14:paraId="1534BDA1" w14:textId="77777777" w:rsidR="0082203D" w:rsidRDefault="0082203D" w:rsidP="000103B4">
      <w:pPr>
        <w:pStyle w:val="ListParagraph"/>
        <w:ind w:left="1080"/>
        <w:jc w:val="both"/>
        <w:rPr>
          <w:sz w:val="22"/>
        </w:rPr>
      </w:pPr>
    </w:p>
    <w:p w14:paraId="1534BDA2" w14:textId="77777777" w:rsidR="0082203D" w:rsidRDefault="0082203D" w:rsidP="000103B4">
      <w:pPr>
        <w:pStyle w:val="ListParagraph"/>
        <w:ind w:left="1080"/>
        <w:jc w:val="both"/>
        <w:rPr>
          <w:sz w:val="22"/>
        </w:rPr>
      </w:pPr>
    </w:p>
    <w:p w14:paraId="1534BDA3" w14:textId="77777777" w:rsidR="0082203D" w:rsidRPr="00266A3A" w:rsidRDefault="0082203D" w:rsidP="000103B4">
      <w:pPr>
        <w:pStyle w:val="ListParagraph"/>
        <w:ind w:left="1080"/>
        <w:jc w:val="both"/>
        <w:rPr>
          <w:sz w:val="22"/>
        </w:rPr>
      </w:pPr>
    </w:p>
    <w:p w14:paraId="1534BDA4" w14:textId="77777777" w:rsidR="0001427B" w:rsidRDefault="0001427B" w:rsidP="0001427B">
      <w:pPr>
        <w:rPr>
          <w:rFonts w:ascii="Arial" w:hAnsi="Arial" w:cs="Arial"/>
          <w:sz w:val="24"/>
          <w:szCs w:val="24"/>
        </w:rPr>
      </w:pPr>
    </w:p>
    <w:p w14:paraId="1534BDA5" w14:textId="77777777" w:rsidR="00E2203B" w:rsidRDefault="00E2203B" w:rsidP="007B029A">
      <w:pPr>
        <w:pStyle w:val="StyleHeading311ptBefore6ptAfter4pt"/>
        <w:ind w:left="1224"/>
      </w:pPr>
      <w:bookmarkStart w:id="19" w:name="_Toc446509106"/>
      <w:r w:rsidRPr="00C8197D">
        <w:lastRenderedPageBreak/>
        <w:t>Technical Requirements</w:t>
      </w:r>
      <w:bookmarkEnd w:id="19"/>
    </w:p>
    <w:p w14:paraId="1534BDA6" w14:textId="77777777" w:rsidR="000B41A3" w:rsidRPr="0082203D" w:rsidRDefault="000B41A3" w:rsidP="0082203D">
      <w:pPr>
        <w:pStyle w:val="ListParagraph"/>
        <w:numPr>
          <w:ilvl w:val="0"/>
          <w:numId w:val="21"/>
        </w:numPr>
        <w:rPr>
          <w:b/>
          <w:sz w:val="22"/>
          <w:szCs w:val="22"/>
        </w:rPr>
      </w:pPr>
      <w:r w:rsidRPr="0082203D">
        <w:rPr>
          <w:b/>
          <w:sz w:val="22"/>
          <w:szCs w:val="22"/>
        </w:rPr>
        <w:t>SADLS Batch program DLRS388</w:t>
      </w:r>
    </w:p>
    <w:p w14:paraId="1534BDA7" w14:textId="77777777" w:rsidR="00E710C7" w:rsidRPr="00266A3A" w:rsidRDefault="0036618E" w:rsidP="009F5968">
      <w:pPr>
        <w:pStyle w:val="InstructionalText"/>
        <w:numPr>
          <w:ilvl w:val="0"/>
          <w:numId w:val="3"/>
        </w:numPr>
        <w:tabs>
          <w:tab w:val="left" w:pos="450"/>
        </w:tabs>
        <w:spacing w:before="0" w:after="0"/>
        <w:jc w:val="both"/>
        <w:rPr>
          <w:i w:val="0"/>
          <w:color w:val="auto"/>
        </w:rPr>
      </w:pPr>
      <w:r w:rsidRPr="00314573">
        <w:rPr>
          <w:i w:val="0"/>
          <w:color w:val="auto"/>
        </w:rPr>
        <w:t>‘</w:t>
      </w:r>
      <w:r w:rsidR="00E710C7" w:rsidRPr="00266A3A">
        <w:rPr>
          <w:rFonts w:ascii="Times New Roman" w:hAnsi="Times New Roman"/>
          <w:i w:val="0"/>
          <w:color w:val="auto"/>
          <w:sz w:val="22"/>
          <w:szCs w:val="20"/>
        </w:rPr>
        <w:t>SADLS</w:t>
      </w:r>
      <w:r w:rsidRPr="00266A3A">
        <w:rPr>
          <w:rFonts w:ascii="Times New Roman" w:hAnsi="Times New Roman"/>
          <w:i w:val="0"/>
          <w:color w:val="auto"/>
          <w:sz w:val="22"/>
          <w:szCs w:val="20"/>
        </w:rPr>
        <w:t>’</w:t>
      </w:r>
      <w:r w:rsidR="00E710C7" w:rsidRPr="00266A3A">
        <w:rPr>
          <w:rFonts w:ascii="Times New Roman" w:hAnsi="Times New Roman"/>
          <w:i w:val="0"/>
          <w:color w:val="auto"/>
          <w:sz w:val="22"/>
          <w:szCs w:val="20"/>
        </w:rPr>
        <w:t xml:space="preserve"> shall create a new batch program (DLRS388) that</w:t>
      </w:r>
      <w:r w:rsidRPr="00266A3A">
        <w:rPr>
          <w:rFonts w:ascii="Times New Roman" w:hAnsi="Times New Roman"/>
          <w:i w:val="0"/>
          <w:color w:val="auto"/>
          <w:sz w:val="22"/>
          <w:szCs w:val="20"/>
        </w:rPr>
        <w:t xml:space="preserve"> </w:t>
      </w:r>
      <w:r w:rsidR="007629B0">
        <w:rPr>
          <w:rFonts w:ascii="Times New Roman" w:hAnsi="Times New Roman"/>
          <w:i w:val="0"/>
          <w:color w:val="auto"/>
          <w:sz w:val="22"/>
          <w:szCs w:val="20"/>
        </w:rPr>
        <w:t xml:space="preserve">read each customer record and </w:t>
      </w:r>
      <w:r w:rsidRPr="00266A3A">
        <w:rPr>
          <w:rFonts w:ascii="Times New Roman" w:hAnsi="Times New Roman"/>
          <w:i w:val="0"/>
          <w:color w:val="auto"/>
          <w:sz w:val="22"/>
          <w:szCs w:val="20"/>
        </w:rPr>
        <w:t>will</w:t>
      </w:r>
      <w:r w:rsidR="00E710C7" w:rsidRPr="00266A3A">
        <w:rPr>
          <w:rFonts w:ascii="Times New Roman" w:hAnsi="Times New Roman"/>
          <w:i w:val="0"/>
          <w:color w:val="auto"/>
          <w:sz w:val="22"/>
          <w:szCs w:val="20"/>
        </w:rPr>
        <w:t xml:space="preserve"> </w:t>
      </w:r>
      <w:r w:rsidR="0001427B" w:rsidRPr="00266A3A">
        <w:rPr>
          <w:rFonts w:ascii="Times New Roman" w:hAnsi="Times New Roman"/>
          <w:i w:val="0"/>
          <w:color w:val="auto"/>
          <w:sz w:val="22"/>
          <w:szCs w:val="20"/>
        </w:rPr>
        <w:t xml:space="preserve">write out to </w:t>
      </w:r>
      <w:r w:rsidR="00454B7C" w:rsidRPr="00266A3A">
        <w:rPr>
          <w:rFonts w:ascii="Times New Roman" w:hAnsi="Times New Roman"/>
          <w:i w:val="0"/>
          <w:color w:val="auto"/>
          <w:sz w:val="22"/>
          <w:szCs w:val="20"/>
        </w:rPr>
        <w:t>a</w:t>
      </w:r>
      <w:r w:rsidR="0001427B" w:rsidRPr="00266A3A">
        <w:rPr>
          <w:rFonts w:ascii="Times New Roman" w:hAnsi="Times New Roman"/>
          <w:i w:val="0"/>
          <w:color w:val="auto"/>
          <w:sz w:val="22"/>
          <w:szCs w:val="20"/>
        </w:rPr>
        <w:t xml:space="preserve"> CFI o</w:t>
      </w:r>
      <w:r w:rsidRPr="00266A3A">
        <w:rPr>
          <w:rFonts w:ascii="Times New Roman" w:hAnsi="Times New Roman"/>
          <w:i w:val="0"/>
          <w:color w:val="auto"/>
          <w:sz w:val="22"/>
          <w:szCs w:val="20"/>
        </w:rPr>
        <w:t>utput</w:t>
      </w:r>
      <w:r w:rsidR="00E710C7" w:rsidRPr="00266A3A">
        <w:rPr>
          <w:rFonts w:ascii="Times New Roman" w:hAnsi="Times New Roman"/>
          <w:i w:val="0"/>
          <w:color w:val="auto"/>
          <w:sz w:val="22"/>
          <w:szCs w:val="20"/>
        </w:rPr>
        <w:t xml:space="preserve"> file</w:t>
      </w:r>
      <w:r w:rsidR="00A71E14" w:rsidRPr="00266A3A">
        <w:rPr>
          <w:rFonts w:ascii="Times New Roman" w:hAnsi="Times New Roman"/>
          <w:i w:val="0"/>
          <w:color w:val="auto"/>
          <w:sz w:val="22"/>
          <w:szCs w:val="20"/>
        </w:rPr>
        <w:t>. The pro</w:t>
      </w:r>
      <w:r w:rsidR="00454B7C" w:rsidRPr="00266A3A">
        <w:rPr>
          <w:rFonts w:ascii="Times New Roman" w:hAnsi="Times New Roman"/>
          <w:i w:val="0"/>
          <w:color w:val="auto"/>
          <w:sz w:val="22"/>
          <w:szCs w:val="20"/>
        </w:rPr>
        <w:t>gram</w:t>
      </w:r>
      <w:r w:rsidR="00A71E14" w:rsidRPr="00266A3A">
        <w:rPr>
          <w:rFonts w:ascii="Times New Roman" w:hAnsi="Times New Roman"/>
          <w:i w:val="0"/>
          <w:color w:val="auto"/>
          <w:sz w:val="22"/>
          <w:szCs w:val="20"/>
        </w:rPr>
        <w:t xml:space="preserve"> will</w:t>
      </w:r>
      <w:r w:rsidR="00E710C7" w:rsidRPr="00266A3A">
        <w:rPr>
          <w:rFonts w:ascii="Times New Roman" w:hAnsi="Times New Roman"/>
          <w:i w:val="0"/>
          <w:color w:val="auto"/>
          <w:sz w:val="22"/>
          <w:szCs w:val="20"/>
        </w:rPr>
        <w:t xml:space="preserve"> provide yes/no answers to </w:t>
      </w:r>
      <w:r w:rsidR="002B2125" w:rsidRPr="00266A3A">
        <w:rPr>
          <w:rFonts w:ascii="Times New Roman" w:hAnsi="Times New Roman"/>
          <w:i w:val="0"/>
          <w:color w:val="auto"/>
          <w:sz w:val="22"/>
          <w:szCs w:val="20"/>
        </w:rPr>
        <w:t>the</w:t>
      </w:r>
      <w:r w:rsidR="00E710C7" w:rsidRPr="00266A3A">
        <w:rPr>
          <w:rFonts w:ascii="Times New Roman" w:hAnsi="Times New Roman"/>
          <w:i w:val="0"/>
          <w:color w:val="auto"/>
          <w:sz w:val="22"/>
          <w:szCs w:val="20"/>
        </w:rPr>
        <w:t xml:space="preserve"> series of questions </w:t>
      </w:r>
      <w:r w:rsidR="002B2125" w:rsidRPr="00266A3A">
        <w:rPr>
          <w:rFonts w:ascii="Times New Roman" w:hAnsi="Times New Roman"/>
          <w:i w:val="0"/>
          <w:color w:val="auto"/>
          <w:sz w:val="22"/>
          <w:szCs w:val="20"/>
        </w:rPr>
        <w:t xml:space="preserve">concerning </w:t>
      </w:r>
      <w:r w:rsidR="00F65DC4" w:rsidRPr="00266A3A">
        <w:rPr>
          <w:rFonts w:ascii="Times New Roman" w:hAnsi="Times New Roman"/>
          <w:i w:val="0"/>
          <w:color w:val="auto"/>
          <w:sz w:val="22"/>
          <w:szCs w:val="20"/>
        </w:rPr>
        <w:t>the applicant’s</w:t>
      </w:r>
      <w:r w:rsidR="002B2125" w:rsidRPr="00266A3A">
        <w:rPr>
          <w:rFonts w:ascii="Times New Roman" w:hAnsi="Times New Roman"/>
          <w:i w:val="0"/>
          <w:color w:val="auto"/>
          <w:sz w:val="22"/>
          <w:szCs w:val="20"/>
        </w:rPr>
        <w:t xml:space="preserve"> NC driver</w:t>
      </w:r>
      <w:r w:rsidR="00A71E14" w:rsidRPr="00266A3A">
        <w:rPr>
          <w:rFonts w:ascii="Times New Roman" w:hAnsi="Times New Roman"/>
          <w:i w:val="0"/>
          <w:color w:val="auto"/>
          <w:sz w:val="22"/>
          <w:szCs w:val="20"/>
        </w:rPr>
        <w:t>, driver history</w:t>
      </w:r>
      <w:r w:rsidR="002B2125" w:rsidRPr="00266A3A">
        <w:rPr>
          <w:rFonts w:ascii="Times New Roman" w:hAnsi="Times New Roman"/>
          <w:i w:val="0"/>
          <w:color w:val="auto"/>
          <w:sz w:val="22"/>
          <w:szCs w:val="20"/>
        </w:rPr>
        <w:t xml:space="preserve"> and vehicle status</w:t>
      </w:r>
      <w:r w:rsidR="00A71E14" w:rsidRPr="00266A3A">
        <w:rPr>
          <w:rFonts w:ascii="Times New Roman" w:hAnsi="Times New Roman"/>
          <w:i w:val="0"/>
          <w:color w:val="auto"/>
          <w:sz w:val="22"/>
          <w:szCs w:val="20"/>
        </w:rPr>
        <w:t>.</w:t>
      </w:r>
      <w:r w:rsidR="00E710C7" w:rsidRPr="00266A3A">
        <w:rPr>
          <w:rFonts w:ascii="Times New Roman" w:hAnsi="Times New Roman"/>
          <w:i w:val="0"/>
          <w:color w:val="auto"/>
          <w:sz w:val="22"/>
          <w:szCs w:val="20"/>
        </w:rPr>
        <w:t xml:space="preserve"> </w:t>
      </w:r>
      <w:r w:rsidR="002B2125" w:rsidRPr="00266A3A">
        <w:rPr>
          <w:rFonts w:ascii="Times New Roman" w:hAnsi="Times New Roman"/>
          <w:i w:val="0"/>
          <w:color w:val="auto"/>
          <w:sz w:val="22"/>
          <w:szCs w:val="20"/>
        </w:rPr>
        <w:t>The information returned</w:t>
      </w:r>
      <w:r w:rsidR="00A71E14" w:rsidRPr="00266A3A">
        <w:rPr>
          <w:rFonts w:ascii="Times New Roman" w:hAnsi="Times New Roman"/>
          <w:i w:val="0"/>
          <w:color w:val="auto"/>
          <w:sz w:val="22"/>
          <w:szCs w:val="20"/>
        </w:rPr>
        <w:t xml:space="preserve"> to CFI</w:t>
      </w:r>
      <w:r w:rsidR="002B2125" w:rsidRPr="00266A3A">
        <w:rPr>
          <w:rFonts w:ascii="Times New Roman" w:hAnsi="Times New Roman"/>
          <w:i w:val="0"/>
          <w:color w:val="auto"/>
          <w:sz w:val="22"/>
          <w:szCs w:val="20"/>
        </w:rPr>
        <w:t xml:space="preserve"> </w:t>
      </w:r>
      <w:r w:rsidR="00A71E14" w:rsidRPr="00266A3A">
        <w:rPr>
          <w:rFonts w:ascii="Times New Roman" w:hAnsi="Times New Roman"/>
          <w:i w:val="0"/>
          <w:color w:val="auto"/>
          <w:sz w:val="22"/>
          <w:szCs w:val="20"/>
        </w:rPr>
        <w:t xml:space="preserve">will be </w:t>
      </w:r>
      <w:r w:rsidR="002B2125" w:rsidRPr="00266A3A">
        <w:rPr>
          <w:rFonts w:ascii="Times New Roman" w:hAnsi="Times New Roman"/>
          <w:i w:val="0"/>
          <w:color w:val="auto"/>
          <w:sz w:val="22"/>
          <w:szCs w:val="20"/>
        </w:rPr>
        <w:t xml:space="preserve">based </w:t>
      </w:r>
      <w:r w:rsidR="00835606" w:rsidRPr="00266A3A">
        <w:rPr>
          <w:rFonts w:ascii="Times New Roman" w:hAnsi="Times New Roman"/>
          <w:i w:val="0"/>
          <w:color w:val="auto"/>
          <w:sz w:val="22"/>
          <w:szCs w:val="20"/>
        </w:rPr>
        <w:t>on three</w:t>
      </w:r>
      <w:r w:rsidR="002B2125" w:rsidRPr="00266A3A">
        <w:rPr>
          <w:rFonts w:ascii="Times New Roman" w:hAnsi="Times New Roman"/>
          <w:i w:val="0"/>
          <w:color w:val="auto"/>
          <w:sz w:val="22"/>
          <w:szCs w:val="20"/>
        </w:rPr>
        <w:t xml:space="preserve"> dates that CFI will send over in the input file to verify if a customer has had </w:t>
      </w:r>
      <w:r w:rsidR="00A71E14" w:rsidRPr="00266A3A">
        <w:rPr>
          <w:rFonts w:ascii="Times New Roman" w:hAnsi="Times New Roman"/>
          <w:i w:val="0"/>
          <w:color w:val="auto"/>
          <w:sz w:val="22"/>
          <w:szCs w:val="20"/>
        </w:rPr>
        <w:t>a driver license</w:t>
      </w:r>
      <w:r w:rsidR="00835606" w:rsidRPr="00266A3A">
        <w:rPr>
          <w:rFonts w:ascii="Times New Roman" w:hAnsi="Times New Roman"/>
          <w:i w:val="0"/>
          <w:color w:val="auto"/>
          <w:sz w:val="22"/>
          <w:szCs w:val="20"/>
        </w:rPr>
        <w:t>,</w:t>
      </w:r>
      <w:r w:rsidR="002B2125" w:rsidRPr="00266A3A">
        <w:rPr>
          <w:rFonts w:ascii="Times New Roman" w:hAnsi="Times New Roman"/>
          <w:i w:val="0"/>
          <w:color w:val="auto"/>
          <w:sz w:val="22"/>
          <w:szCs w:val="20"/>
        </w:rPr>
        <w:t xml:space="preserve"> vehicle</w:t>
      </w:r>
      <w:r w:rsidR="00835606" w:rsidRPr="00266A3A">
        <w:rPr>
          <w:rFonts w:ascii="Times New Roman" w:hAnsi="Times New Roman"/>
          <w:i w:val="0"/>
          <w:color w:val="auto"/>
          <w:sz w:val="22"/>
          <w:szCs w:val="20"/>
        </w:rPr>
        <w:t>,</w:t>
      </w:r>
      <w:r w:rsidR="002B2125" w:rsidRPr="00266A3A">
        <w:rPr>
          <w:rFonts w:ascii="Times New Roman" w:hAnsi="Times New Roman"/>
          <w:i w:val="0"/>
          <w:color w:val="auto"/>
          <w:sz w:val="22"/>
          <w:szCs w:val="20"/>
        </w:rPr>
        <w:t xml:space="preserve"> </w:t>
      </w:r>
      <w:r w:rsidR="00314573" w:rsidRPr="00266A3A">
        <w:rPr>
          <w:rFonts w:ascii="Times New Roman" w:hAnsi="Times New Roman"/>
          <w:i w:val="0"/>
          <w:color w:val="auto"/>
          <w:sz w:val="22"/>
          <w:szCs w:val="20"/>
        </w:rPr>
        <w:t>registration</w:t>
      </w:r>
      <w:r w:rsidR="00835606" w:rsidRPr="00266A3A">
        <w:rPr>
          <w:rFonts w:ascii="Times New Roman" w:hAnsi="Times New Roman"/>
          <w:i w:val="0"/>
          <w:color w:val="auto"/>
          <w:sz w:val="22"/>
          <w:szCs w:val="20"/>
        </w:rPr>
        <w:t xml:space="preserve"> and title </w:t>
      </w:r>
      <w:r w:rsidR="00314573" w:rsidRPr="00266A3A">
        <w:rPr>
          <w:rFonts w:ascii="Times New Roman" w:hAnsi="Times New Roman"/>
          <w:i w:val="0"/>
          <w:color w:val="auto"/>
          <w:sz w:val="22"/>
          <w:szCs w:val="20"/>
        </w:rPr>
        <w:t xml:space="preserve">during </w:t>
      </w:r>
      <w:r w:rsidR="00835606" w:rsidRPr="00266A3A">
        <w:rPr>
          <w:rFonts w:ascii="Times New Roman" w:hAnsi="Times New Roman"/>
          <w:i w:val="0"/>
          <w:color w:val="auto"/>
          <w:sz w:val="22"/>
          <w:szCs w:val="20"/>
        </w:rPr>
        <w:t>any time covering those three dates.</w:t>
      </w:r>
      <w:r w:rsidR="002B2125" w:rsidRPr="00266A3A">
        <w:rPr>
          <w:rFonts w:ascii="Times New Roman" w:hAnsi="Times New Roman"/>
          <w:i w:val="0"/>
          <w:color w:val="auto"/>
          <w:sz w:val="22"/>
          <w:szCs w:val="20"/>
        </w:rPr>
        <w:tab/>
      </w:r>
    </w:p>
    <w:p w14:paraId="1534BDA8" w14:textId="77777777" w:rsidR="00676959" w:rsidRDefault="000A201A"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sidRPr="000B41A3">
        <w:rPr>
          <w:rFonts w:ascii="Times New Roman" w:hAnsi="Times New Roman"/>
          <w:i w:val="0"/>
          <w:color w:val="auto"/>
          <w:sz w:val="22"/>
          <w:szCs w:val="20"/>
        </w:rPr>
        <w:t>If a match is found the p</w:t>
      </w:r>
      <w:r w:rsidR="00676959" w:rsidRPr="000B41A3">
        <w:rPr>
          <w:rFonts w:ascii="Times New Roman" w:hAnsi="Times New Roman"/>
          <w:i w:val="0"/>
          <w:color w:val="auto"/>
          <w:sz w:val="22"/>
          <w:szCs w:val="20"/>
        </w:rPr>
        <w:t>rogram will populate the</w:t>
      </w:r>
      <w:r w:rsidRPr="000B41A3">
        <w:rPr>
          <w:rFonts w:ascii="Times New Roman" w:hAnsi="Times New Roman"/>
          <w:i w:val="0"/>
          <w:color w:val="auto"/>
          <w:sz w:val="22"/>
          <w:szCs w:val="20"/>
        </w:rPr>
        <w:t xml:space="preserve"> </w:t>
      </w:r>
      <w:r w:rsidR="0001427B" w:rsidRPr="000B41A3">
        <w:rPr>
          <w:rFonts w:ascii="Times New Roman" w:hAnsi="Times New Roman"/>
          <w:i w:val="0"/>
          <w:color w:val="auto"/>
          <w:sz w:val="22"/>
          <w:szCs w:val="20"/>
        </w:rPr>
        <w:t>designated</w:t>
      </w:r>
      <w:r w:rsidR="002B2125" w:rsidRPr="000B41A3">
        <w:rPr>
          <w:rFonts w:ascii="Times New Roman" w:hAnsi="Times New Roman"/>
          <w:i w:val="0"/>
          <w:color w:val="auto"/>
          <w:sz w:val="22"/>
          <w:szCs w:val="20"/>
        </w:rPr>
        <w:t xml:space="preserve"> output file</w:t>
      </w:r>
      <w:r w:rsidR="0001427B" w:rsidRPr="000B41A3">
        <w:rPr>
          <w:rFonts w:ascii="Times New Roman" w:hAnsi="Times New Roman"/>
          <w:i w:val="0"/>
          <w:color w:val="auto"/>
          <w:sz w:val="22"/>
          <w:szCs w:val="20"/>
        </w:rPr>
        <w:t xml:space="preserve"> field with a </w:t>
      </w:r>
      <w:r w:rsidRPr="000B41A3">
        <w:rPr>
          <w:rFonts w:ascii="Times New Roman" w:hAnsi="Times New Roman"/>
          <w:i w:val="0"/>
          <w:color w:val="auto"/>
          <w:sz w:val="22"/>
          <w:szCs w:val="20"/>
        </w:rPr>
        <w:t>‘Y’</w:t>
      </w:r>
      <w:r w:rsidR="002B2125" w:rsidRPr="000B41A3">
        <w:rPr>
          <w:rFonts w:ascii="Times New Roman" w:hAnsi="Times New Roman"/>
          <w:i w:val="0"/>
          <w:color w:val="auto"/>
          <w:sz w:val="22"/>
          <w:szCs w:val="20"/>
        </w:rPr>
        <w:t xml:space="preserve"> for Yes</w:t>
      </w:r>
      <w:r w:rsidRPr="000B41A3">
        <w:rPr>
          <w:rFonts w:ascii="Times New Roman" w:hAnsi="Times New Roman"/>
          <w:i w:val="0"/>
          <w:color w:val="auto"/>
          <w:sz w:val="22"/>
          <w:szCs w:val="20"/>
        </w:rPr>
        <w:t xml:space="preserve">. When no match is found the program will return ‘N’ and continue to process the customers until all </w:t>
      </w:r>
      <w:r w:rsidR="00314573" w:rsidRPr="000B41A3">
        <w:rPr>
          <w:rFonts w:ascii="Times New Roman" w:hAnsi="Times New Roman"/>
          <w:i w:val="0"/>
          <w:color w:val="auto"/>
          <w:sz w:val="22"/>
          <w:szCs w:val="20"/>
        </w:rPr>
        <w:t>three dates have been checked and all</w:t>
      </w:r>
      <w:r w:rsidRPr="000B41A3">
        <w:rPr>
          <w:rFonts w:ascii="Times New Roman" w:hAnsi="Times New Roman"/>
          <w:i w:val="0"/>
          <w:color w:val="auto"/>
          <w:sz w:val="22"/>
          <w:szCs w:val="20"/>
        </w:rPr>
        <w:t xml:space="preserve"> questions </w:t>
      </w:r>
      <w:r w:rsidR="00314573" w:rsidRPr="000B41A3">
        <w:rPr>
          <w:rFonts w:ascii="Times New Roman" w:hAnsi="Times New Roman"/>
          <w:i w:val="0"/>
          <w:color w:val="auto"/>
          <w:sz w:val="22"/>
          <w:szCs w:val="20"/>
        </w:rPr>
        <w:t xml:space="preserve">have been </w:t>
      </w:r>
      <w:r w:rsidRPr="000B41A3">
        <w:rPr>
          <w:rFonts w:ascii="Times New Roman" w:hAnsi="Times New Roman"/>
          <w:i w:val="0"/>
          <w:color w:val="auto"/>
          <w:sz w:val="22"/>
          <w:szCs w:val="20"/>
        </w:rPr>
        <w:t>answered</w:t>
      </w:r>
      <w:r w:rsidR="00835606" w:rsidRPr="000B41A3">
        <w:rPr>
          <w:rFonts w:ascii="Times New Roman" w:hAnsi="Times New Roman"/>
          <w:i w:val="0"/>
          <w:color w:val="auto"/>
          <w:sz w:val="22"/>
          <w:szCs w:val="20"/>
        </w:rPr>
        <w:t xml:space="preserve"> with a ‘Y’ or ‘N’</w:t>
      </w:r>
      <w:r w:rsidRPr="000B41A3">
        <w:rPr>
          <w:rFonts w:ascii="Times New Roman" w:hAnsi="Times New Roman"/>
          <w:i w:val="0"/>
          <w:color w:val="auto"/>
          <w:sz w:val="22"/>
          <w:szCs w:val="20"/>
        </w:rPr>
        <w:t>.</w:t>
      </w:r>
    </w:p>
    <w:p w14:paraId="1534BDA9" w14:textId="77777777" w:rsidR="000B41A3" w:rsidRPr="000B41A3" w:rsidRDefault="000B41A3"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The program DLRS388 will call STARS subroutine to determine Vehicle registration and title status on the dates provided by CFI.</w:t>
      </w:r>
    </w:p>
    <w:p w14:paraId="1534BDAA" w14:textId="77777777" w:rsidR="00676959" w:rsidRDefault="00F65DC4"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sidRPr="000B41A3">
        <w:rPr>
          <w:rFonts w:ascii="Times New Roman" w:hAnsi="Times New Roman"/>
          <w:i w:val="0"/>
          <w:color w:val="auto"/>
          <w:sz w:val="22"/>
          <w:szCs w:val="20"/>
        </w:rPr>
        <w:t>The output file containing NC driver and vehicle status history information shall be created</w:t>
      </w:r>
      <w:r w:rsidR="000B41A3">
        <w:rPr>
          <w:rFonts w:ascii="Times New Roman" w:hAnsi="Times New Roman"/>
          <w:i w:val="0"/>
          <w:color w:val="auto"/>
          <w:sz w:val="22"/>
          <w:szCs w:val="20"/>
        </w:rPr>
        <w:t>.</w:t>
      </w:r>
    </w:p>
    <w:p w14:paraId="1534BDAB" w14:textId="77777777" w:rsidR="0082203D" w:rsidRDefault="0082203D" w:rsidP="0082203D">
      <w:pPr>
        <w:pStyle w:val="InstructionalText"/>
        <w:tabs>
          <w:tab w:val="left" w:pos="450"/>
        </w:tabs>
        <w:spacing w:before="0" w:after="0"/>
        <w:ind w:left="1800"/>
        <w:jc w:val="both"/>
        <w:rPr>
          <w:rFonts w:ascii="Times New Roman" w:hAnsi="Times New Roman"/>
          <w:i w:val="0"/>
          <w:color w:val="auto"/>
          <w:sz w:val="22"/>
          <w:szCs w:val="20"/>
        </w:rPr>
      </w:pPr>
    </w:p>
    <w:p w14:paraId="1534BDAC" w14:textId="77777777" w:rsidR="000B41A3" w:rsidRPr="0082203D" w:rsidRDefault="000B41A3" w:rsidP="0082203D">
      <w:pPr>
        <w:pStyle w:val="ListParagraph"/>
        <w:numPr>
          <w:ilvl w:val="0"/>
          <w:numId w:val="21"/>
        </w:numPr>
        <w:rPr>
          <w:b/>
          <w:sz w:val="22"/>
          <w:szCs w:val="22"/>
        </w:rPr>
      </w:pPr>
      <w:r w:rsidRPr="0082203D">
        <w:rPr>
          <w:b/>
          <w:sz w:val="22"/>
          <w:szCs w:val="22"/>
        </w:rPr>
        <w:t xml:space="preserve">STARS </w:t>
      </w:r>
      <w:r w:rsidR="007629B0" w:rsidRPr="0082203D">
        <w:rPr>
          <w:b/>
          <w:sz w:val="22"/>
          <w:szCs w:val="22"/>
        </w:rPr>
        <w:t xml:space="preserve">Process Server program </w:t>
      </w:r>
      <w:r w:rsidRPr="0082203D">
        <w:rPr>
          <w:b/>
          <w:sz w:val="22"/>
          <w:szCs w:val="22"/>
        </w:rPr>
        <w:t>VRSHRD01</w:t>
      </w:r>
    </w:p>
    <w:p w14:paraId="1534BDAD" w14:textId="77777777" w:rsidR="007629B0" w:rsidRPr="007629B0" w:rsidRDefault="007629B0"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i w:val="0"/>
          <w:color w:val="auto"/>
        </w:rPr>
        <w:t>‘</w:t>
      </w:r>
      <w:r w:rsidRPr="007629B0">
        <w:rPr>
          <w:rFonts w:ascii="Times New Roman" w:hAnsi="Times New Roman"/>
          <w:i w:val="0"/>
          <w:color w:val="auto"/>
          <w:sz w:val="22"/>
          <w:szCs w:val="20"/>
        </w:rPr>
        <w:t>STARS’ shall create a new process server program VRSHRD01</w:t>
      </w:r>
      <w:r>
        <w:rPr>
          <w:rFonts w:ascii="Times New Roman" w:hAnsi="Times New Roman"/>
          <w:i w:val="0"/>
          <w:color w:val="auto"/>
          <w:sz w:val="22"/>
          <w:szCs w:val="20"/>
        </w:rPr>
        <w:t xml:space="preserve"> </w:t>
      </w:r>
      <w:r w:rsidRPr="007629B0">
        <w:rPr>
          <w:rFonts w:ascii="Times New Roman" w:hAnsi="Times New Roman"/>
          <w:i w:val="0"/>
          <w:color w:val="auto"/>
          <w:sz w:val="22"/>
          <w:szCs w:val="20"/>
        </w:rPr>
        <w:t>that answer</w:t>
      </w:r>
      <w:r>
        <w:rPr>
          <w:rFonts w:ascii="Times New Roman" w:hAnsi="Times New Roman"/>
          <w:i w:val="0"/>
          <w:color w:val="auto"/>
          <w:sz w:val="22"/>
          <w:szCs w:val="20"/>
        </w:rPr>
        <w:t>s</w:t>
      </w:r>
      <w:r w:rsidRPr="007629B0">
        <w:rPr>
          <w:rFonts w:ascii="Times New Roman" w:hAnsi="Times New Roman"/>
          <w:i w:val="0"/>
          <w:color w:val="auto"/>
          <w:sz w:val="22"/>
          <w:szCs w:val="20"/>
        </w:rPr>
        <w:t xml:space="preserve"> the series of questions that pertain to Vehicle Registration. </w:t>
      </w:r>
    </w:p>
    <w:p w14:paraId="1534BDAE" w14:textId="77777777" w:rsidR="007629B0" w:rsidRDefault="007629B0"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sidRPr="007629B0">
        <w:rPr>
          <w:rFonts w:ascii="Times New Roman" w:hAnsi="Times New Roman"/>
          <w:i w:val="0"/>
          <w:color w:val="auto"/>
          <w:sz w:val="22"/>
          <w:szCs w:val="20"/>
        </w:rPr>
        <w:t>Program VRSHRD01 will be called by program DLRS388 passing the customer identification and 3 dates for a customer to determine if the customer had any registration and/or titling services done for the periods indicated by the dates.  Program VRSHRD01 will take the date and customer id for the 1st date and read the MVR_TITLE_CUST table to determine if the customer had a registration service during the period for said date.  If the information is found then a “Y” will be returned in the first response field.  If not, then the MVR_REG_CUST table will be read to determine if the customer is a lessee customer.  If the customer is a lessee and had a registration service during the period then the program will return a “Y” for the date in question.  If no information is found on the MVR_TITLE_CUST NOR MVR_REG_CUST table, then an “N” will be returned in the first response field.  The same processing will continue for the other two date.  Once all processing is complete, this program will return the results to program DLRS388.</w:t>
      </w:r>
    </w:p>
    <w:p w14:paraId="1534BDAF" w14:textId="77777777" w:rsidR="0082203D" w:rsidRPr="007629B0" w:rsidRDefault="0082203D" w:rsidP="0082203D">
      <w:pPr>
        <w:pStyle w:val="InstructionalText"/>
        <w:tabs>
          <w:tab w:val="left" w:pos="450"/>
        </w:tabs>
        <w:spacing w:before="0" w:after="0"/>
        <w:ind w:left="1800"/>
        <w:jc w:val="both"/>
        <w:rPr>
          <w:rFonts w:ascii="Times New Roman" w:hAnsi="Times New Roman"/>
          <w:i w:val="0"/>
          <w:color w:val="auto"/>
          <w:sz w:val="22"/>
          <w:szCs w:val="20"/>
        </w:rPr>
      </w:pPr>
    </w:p>
    <w:p w14:paraId="1534BDB0" w14:textId="77777777" w:rsidR="007629B0" w:rsidRPr="0082203D" w:rsidRDefault="007629B0" w:rsidP="0082203D">
      <w:pPr>
        <w:pStyle w:val="ListParagraph"/>
        <w:numPr>
          <w:ilvl w:val="0"/>
          <w:numId w:val="21"/>
        </w:numPr>
        <w:rPr>
          <w:b/>
          <w:sz w:val="22"/>
          <w:szCs w:val="22"/>
        </w:rPr>
      </w:pPr>
      <w:r w:rsidRPr="0082203D">
        <w:rPr>
          <w:b/>
          <w:sz w:val="22"/>
          <w:szCs w:val="22"/>
        </w:rPr>
        <w:t>Unix Shell Script cfi_get.sh</w:t>
      </w:r>
    </w:p>
    <w:p w14:paraId="1534BDB1" w14:textId="77777777" w:rsidR="0053323E" w:rsidRDefault="0053323E"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 xml:space="preserve">The shell script cfi_get.sh will connect to CFI SFTP server and copies the files stored in the folder designated for NCDOT to Unix system. </w:t>
      </w:r>
    </w:p>
    <w:p w14:paraId="1534BDB2" w14:textId="77777777" w:rsidR="0053323E" w:rsidRDefault="0053323E"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 xml:space="preserve">The file then copied to Mainframe dataset and delete from the Unix system. </w:t>
      </w:r>
    </w:p>
    <w:p w14:paraId="1534BDB3" w14:textId="77777777" w:rsidR="0053323E" w:rsidRDefault="0053323E"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The script will be executed from SADLS JCL MVDCFIIN.</w:t>
      </w:r>
    </w:p>
    <w:p w14:paraId="1534BDB4" w14:textId="77777777" w:rsidR="0082203D" w:rsidRDefault="0082203D" w:rsidP="0082203D">
      <w:pPr>
        <w:pStyle w:val="InstructionalText"/>
        <w:tabs>
          <w:tab w:val="left" w:pos="450"/>
        </w:tabs>
        <w:spacing w:before="0" w:after="0"/>
        <w:ind w:left="1800"/>
        <w:jc w:val="both"/>
        <w:rPr>
          <w:rFonts w:ascii="Times New Roman" w:hAnsi="Times New Roman"/>
          <w:i w:val="0"/>
          <w:color w:val="auto"/>
          <w:sz w:val="22"/>
          <w:szCs w:val="20"/>
        </w:rPr>
      </w:pPr>
    </w:p>
    <w:p w14:paraId="1534BDB5" w14:textId="77777777" w:rsidR="007629B0" w:rsidRPr="0082203D" w:rsidRDefault="007629B0" w:rsidP="0082203D">
      <w:pPr>
        <w:pStyle w:val="ListParagraph"/>
        <w:numPr>
          <w:ilvl w:val="0"/>
          <w:numId w:val="21"/>
        </w:numPr>
        <w:rPr>
          <w:b/>
          <w:sz w:val="22"/>
          <w:szCs w:val="22"/>
        </w:rPr>
      </w:pPr>
      <w:r w:rsidRPr="0082203D">
        <w:rPr>
          <w:b/>
          <w:sz w:val="22"/>
          <w:szCs w:val="22"/>
        </w:rPr>
        <w:t>Unix Shell Script cfi_put.sh</w:t>
      </w:r>
    </w:p>
    <w:p w14:paraId="1534BDB6" w14:textId="77777777" w:rsidR="0053323E" w:rsidRDefault="0053323E"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sidRPr="0053323E">
        <w:rPr>
          <w:rFonts w:ascii="Times New Roman" w:hAnsi="Times New Roman"/>
          <w:i w:val="0"/>
          <w:color w:val="auto"/>
          <w:sz w:val="22"/>
          <w:szCs w:val="20"/>
        </w:rPr>
        <w:t xml:space="preserve">The shell script cfi_put.sh will read mainframe dataset that was created by SADLS batch program DLRS388 and copies to Unix system. </w:t>
      </w:r>
    </w:p>
    <w:p w14:paraId="1534BDB7" w14:textId="77777777" w:rsidR="0053323E" w:rsidRDefault="0053323E"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sidRPr="0053323E">
        <w:rPr>
          <w:rFonts w:ascii="Times New Roman" w:hAnsi="Times New Roman"/>
          <w:i w:val="0"/>
          <w:color w:val="auto"/>
          <w:sz w:val="22"/>
          <w:szCs w:val="20"/>
        </w:rPr>
        <w:t>The script then connects to CFI SFTP server and copies the</w:t>
      </w:r>
      <w:r>
        <w:rPr>
          <w:rFonts w:ascii="Times New Roman" w:hAnsi="Times New Roman"/>
          <w:i w:val="0"/>
          <w:color w:val="auto"/>
          <w:sz w:val="22"/>
          <w:szCs w:val="20"/>
        </w:rPr>
        <w:t xml:space="preserve"> file from Unix system </w:t>
      </w:r>
      <w:r w:rsidRPr="0053323E">
        <w:rPr>
          <w:rFonts w:ascii="Times New Roman" w:hAnsi="Times New Roman"/>
          <w:i w:val="0"/>
          <w:color w:val="auto"/>
          <w:sz w:val="22"/>
          <w:szCs w:val="20"/>
        </w:rPr>
        <w:t xml:space="preserve">to CFI SFTP server in the folder designated to NCDOT. </w:t>
      </w:r>
    </w:p>
    <w:p w14:paraId="1534BDB8" w14:textId="77777777" w:rsidR="0053323E" w:rsidRDefault="0053323E"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sidRPr="0053323E">
        <w:rPr>
          <w:rFonts w:ascii="Times New Roman" w:hAnsi="Times New Roman"/>
          <w:i w:val="0"/>
          <w:color w:val="auto"/>
          <w:sz w:val="22"/>
          <w:szCs w:val="20"/>
        </w:rPr>
        <w:t xml:space="preserve">The script </w:t>
      </w:r>
      <w:r>
        <w:rPr>
          <w:rFonts w:ascii="Times New Roman" w:hAnsi="Times New Roman"/>
          <w:i w:val="0"/>
          <w:color w:val="auto"/>
          <w:sz w:val="22"/>
          <w:szCs w:val="20"/>
        </w:rPr>
        <w:t xml:space="preserve">will be </w:t>
      </w:r>
      <w:r w:rsidRPr="0053323E">
        <w:rPr>
          <w:rFonts w:ascii="Times New Roman" w:hAnsi="Times New Roman"/>
          <w:i w:val="0"/>
          <w:color w:val="auto"/>
          <w:sz w:val="22"/>
          <w:szCs w:val="20"/>
        </w:rPr>
        <w:t xml:space="preserve">executed </w:t>
      </w:r>
      <w:r>
        <w:rPr>
          <w:rFonts w:ascii="Times New Roman" w:hAnsi="Times New Roman"/>
          <w:i w:val="0"/>
          <w:color w:val="auto"/>
          <w:sz w:val="22"/>
          <w:szCs w:val="20"/>
        </w:rPr>
        <w:t xml:space="preserve">in </w:t>
      </w:r>
      <w:r w:rsidRPr="0053323E">
        <w:rPr>
          <w:rFonts w:ascii="Times New Roman" w:hAnsi="Times New Roman"/>
          <w:i w:val="0"/>
          <w:color w:val="auto"/>
          <w:sz w:val="22"/>
          <w:szCs w:val="20"/>
        </w:rPr>
        <w:t>SADLS JCL MVDCFI</w:t>
      </w:r>
      <w:r w:rsidR="00006F24">
        <w:rPr>
          <w:rFonts w:ascii="Times New Roman" w:hAnsi="Times New Roman"/>
          <w:i w:val="0"/>
          <w:color w:val="auto"/>
          <w:sz w:val="22"/>
          <w:szCs w:val="20"/>
        </w:rPr>
        <w:t>BK</w:t>
      </w:r>
      <w:r w:rsidRPr="0053323E">
        <w:rPr>
          <w:rFonts w:ascii="Times New Roman" w:hAnsi="Times New Roman"/>
          <w:i w:val="0"/>
          <w:color w:val="auto"/>
          <w:sz w:val="22"/>
          <w:szCs w:val="20"/>
        </w:rPr>
        <w:t>.</w:t>
      </w:r>
    </w:p>
    <w:p w14:paraId="1534BDB9" w14:textId="77777777" w:rsidR="0082203D" w:rsidRDefault="0082203D" w:rsidP="0082203D">
      <w:pPr>
        <w:pStyle w:val="InstructionalText"/>
        <w:tabs>
          <w:tab w:val="left" w:pos="450"/>
        </w:tabs>
        <w:spacing w:before="0" w:after="0"/>
        <w:ind w:left="1800"/>
        <w:jc w:val="both"/>
        <w:rPr>
          <w:rFonts w:ascii="Times New Roman" w:hAnsi="Times New Roman"/>
          <w:i w:val="0"/>
          <w:color w:val="auto"/>
          <w:sz w:val="22"/>
          <w:szCs w:val="20"/>
        </w:rPr>
      </w:pPr>
    </w:p>
    <w:p w14:paraId="1534BDBA" w14:textId="77777777" w:rsidR="0082203D" w:rsidRPr="0053323E" w:rsidRDefault="0082203D" w:rsidP="0082203D">
      <w:pPr>
        <w:pStyle w:val="InstructionalText"/>
        <w:tabs>
          <w:tab w:val="left" w:pos="450"/>
        </w:tabs>
        <w:spacing w:before="0" w:after="0"/>
        <w:ind w:left="1800"/>
        <w:jc w:val="both"/>
        <w:rPr>
          <w:rFonts w:ascii="Times New Roman" w:hAnsi="Times New Roman"/>
          <w:i w:val="0"/>
          <w:color w:val="auto"/>
          <w:sz w:val="22"/>
          <w:szCs w:val="20"/>
        </w:rPr>
      </w:pPr>
    </w:p>
    <w:p w14:paraId="1534BDBB" w14:textId="77777777" w:rsidR="000B41A3" w:rsidRPr="0082203D" w:rsidRDefault="000B41A3" w:rsidP="0082203D">
      <w:pPr>
        <w:pStyle w:val="ListParagraph"/>
        <w:numPr>
          <w:ilvl w:val="0"/>
          <w:numId w:val="21"/>
        </w:numPr>
        <w:rPr>
          <w:b/>
          <w:sz w:val="22"/>
          <w:szCs w:val="22"/>
        </w:rPr>
      </w:pPr>
      <w:r w:rsidRPr="0082203D">
        <w:rPr>
          <w:b/>
          <w:sz w:val="22"/>
          <w:szCs w:val="22"/>
        </w:rPr>
        <w:lastRenderedPageBreak/>
        <w:t>SADLS JCL MVDCFIIN</w:t>
      </w:r>
    </w:p>
    <w:p w14:paraId="1534BDBC" w14:textId="77777777" w:rsidR="00006F24" w:rsidRDefault="00006F24"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 xml:space="preserve">The JCL will execute the script cfi_get.sh to pull the file from CFI server to Mainframe. </w:t>
      </w:r>
    </w:p>
    <w:p w14:paraId="1534BDBD" w14:textId="5559C2C6" w:rsidR="000103B4" w:rsidRDefault="000103B4"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 xml:space="preserve">The job will be scheduled to run on every day </w:t>
      </w:r>
      <w:r w:rsidRPr="000103B4">
        <w:rPr>
          <w:rFonts w:ascii="Times New Roman" w:hAnsi="Times New Roman"/>
          <w:i w:val="0"/>
          <w:color w:val="auto"/>
          <w:sz w:val="22"/>
          <w:szCs w:val="20"/>
          <w:highlight w:val="yellow"/>
        </w:rPr>
        <w:t xml:space="preserve">at </w:t>
      </w:r>
      <w:r w:rsidR="000F559A">
        <w:rPr>
          <w:rFonts w:ascii="Times New Roman" w:hAnsi="Times New Roman"/>
          <w:i w:val="0"/>
          <w:color w:val="auto"/>
          <w:sz w:val="22"/>
          <w:szCs w:val="20"/>
          <w:highlight w:val="yellow"/>
        </w:rPr>
        <w:t>7</w:t>
      </w:r>
      <w:r w:rsidRPr="000103B4">
        <w:rPr>
          <w:rFonts w:ascii="Times New Roman" w:hAnsi="Times New Roman"/>
          <w:i w:val="0"/>
          <w:color w:val="auto"/>
          <w:sz w:val="22"/>
          <w:szCs w:val="20"/>
          <w:highlight w:val="yellow"/>
        </w:rPr>
        <w:t>:00 PM.</w:t>
      </w:r>
    </w:p>
    <w:p w14:paraId="1534BDBE" w14:textId="77777777" w:rsidR="0082203D" w:rsidRPr="00006F24" w:rsidRDefault="0082203D" w:rsidP="0082203D">
      <w:pPr>
        <w:pStyle w:val="InstructionalText"/>
        <w:tabs>
          <w:tab w:val="left" w:pos="450"/>
        </w:tabs>
        <w:spacing w:before="0" w:after="0"/>
        <w:ind w:left="1800"/>
        <w:jc w:val="both"/>
        <w:rPr>
          <w:rFonts w:ascii="Times New Roman" w:hAnsi="Times New Roman"/>
          <w:i w:val="0"/>
          <w:color w:val="auto"/>
          <w:sz w:val="22"/>
          <w:szCs w:val="20"/>
        </w:rPr>
      </w:pPr>
    </w:p>
    <w:p w14:paraId="1534BDBF" w14:textId="77777777" w:rsidR="000B41A3" w:rsidRPr="0082203D" w:rsidRDefault="0015287F" w:rsidP="0082203D">
      <w:pPr>
        <w:pStyle w:val="ListParagraph"/>
        <w:numPr>
          <w:ilvl w:val="0"/>
          <w:numId w:val="21"/>
        </w:numPr>
        <w:rPr>
          <w:b/>
          <w:sz w:val="22"/>
          <w:szCs w:val="22"/>
        </w:rPr>
      </w:pPr>
      <w:r w:rsidRPr="0082203D">
        <w:rPr>
          <w:b/>
          <w:sz w:val="22"/>
          <w:szCs w:val="22"/>
        </w:rPr>
        <w:t>SADLS JCL MVD00CFI</w:t>
      </w:r>
    </w:p>
    <w:p w14:paraId="1534BDC0" w14:textId="77777777" w:rsidR="000103B4" w:rsidRDefault="000103B4"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The JCL will execute every day after MVDCFIIN.</w:t>
      </w:r>
    </w:p>
    <w:p w14:paraId="1534BDC1" w14:textId="77777777" w:rsidR="00006F24" w:rsidRDefault="00006F24"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sidRPr="00006F24">
        <w:rPr>
          <w:rFonts w:ascii="Times New Roman" w:hAnsi="Times New Roman"/>
          <w:i w:val="0"/>
          <w:color w:val="auto"/>
          <w:sz w:val="22"/>
          <w:szCs w:val="20"/>
        </w:rPr>
        <w:t xml:space="preserve">The JCL will execute </w:t>
      </w:r>
      <w:r>
        <w:rPr>
          <w:rFonts w:ascii="Times New Roman" w:hAnsi="Times New Roman"/>
          <w:i w:val="0"/>
          <w:color w:val="auto"/>
          <w:sz w:val="22"/>
          <w:szCs w:val="20"/>
        </w:rPr>
        <w:t xml:space="preserve">the SADLS program </w:t>
      </w:r>
      <w:r w:rsidRPr="00006F24">
        <w:rPr>
          <w:rFonts w:ascii="Times New Roman" w:hAnsi="Times New Roman"/>
          <w:i w:val="0"/>
          <w:color w:val="auto"/>
          <w:sz w:val="22"/>
          <w:szCs w:val="20"/>
        </w:rPr>
        <w:t>DLRS388</w:t>
      </w:r>
      <w:r>
        <w:rPr>
          <w:rFonts w:ascii="Times New Roman" w:hAnsi="Times New Roman"/>
          <w:i w:val="0"/>
          <w:color w:val="auto"/>
          <w:sz w:val="22"/>
          <w:szCs w:val="20"/>
        </w:rPr>
        <w:t>.</w:t>
      </w:r>
    </w:p>
    <w:p w14:paraId="1534BDC2" w14:textId="77777777" w:rsidR="0082203D" w:rsidRPr="00006F24" w:rsidRDefault="0082203D" w:rsidP="0082203D">
      <w:pPr>
        <w:pStyle w:val="InstructionalText"/>
        <w:tabs>
          <w:tab w:val="left" w:pos="450"/>
        </w:tabs>
        <w:spacing w:before="0" w:after="0"/>
        <w:ind w:left="1800"/>
        <w:jc w:val="both"/>
        <w:rPr>
          <w:rFonts w:ascii="Times New Roman" w:hAnsi="Times New Roman"/>
          <w:i w:val="0"/>
          <w:color w:val="auto"/>
          <w:sz w:val="22"/>
          <w:szCs w:val="20"/>
        </w:rPr>
      </w:pPr>
    </w:p>
    <w:p w14:paraId="1534BDC3" w14:textId="77777777" w:rsidR="0015287F" w:rsidRPr="0082203D" w:rsidRDefault="0015287F" w:rsidP="0082203D">
      <w:pPr>
        <w:pStyle w:val="ListParagraph"/>
        <w:numPr>
          <w:ilvl w:val="0"/>
          <w:numId w:val="21"/>
        </w:numPr>
        <w:rPr>
          <w:b/>
          <w:sz w:val="22"/>
          <w:szCs w:val="22"/>
        </w:rPr>
      </w:pPr>
      <w:r w:rsidRPr="0082203D">
        <w:rPr>
          <w:b/>
          <w:sz w:val="22"/>
          <w:szCs w:val="22"/>
        </w:rPr>
        <w:t>SADLS JCL MVDCFIBK</w:t>
      </w:r>
    </w:p>
    <w:p w14:paraId="1534BDC4" w14:textId="77777777" w:rsidR="000103B4" w:rsidRDefault="000103B4"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 xml:space="preserve">The JCL will execute every day after MVD00CFI. </w:t>
      </w:r>
    </w:p>
    <w:p w14:paraId="1534BDC5" w14:textId="77777777" w:rsidR="00006F24" w:rsidRDefault="00006F24" w:rsidP="009F5968">
      <w:pPr>
        <w:pStyle w:val="InstructionalText"/>
        <w:numPr>
          <w:ilvl w:val="0"/>
          <w:numId w:val="3"/>
        </w:numPr>
        <w:tabs>
          <w:tab w:val="left" w:pos="450"/>
        </w:tabs>
        <w:spacing w:before="0" w:after="0"/>
        <w:jc w:val="both"/>
        <w:rPr>
          <w:rFonts w:ascii="Times New Roman" w:hAnsi="Times New Roman"/>
          <w:i w:val="0"/>
          <w:color w:val="auto"/>
          <w:sz w:val="22"/>
          <w:szCs w:val="20"/>
        </w:rPr>
      </w:pPr>
      <w:r>
        <w:rPr>
          <w:rFonts w:ascii="Times New Roman" w:hAnsi="Times New Roman"/>
          <w:i w:val="0"/>
          <w:color w:val="auto"/>
          <w:sz w:val="22"/>
          <w:szCs w:val="20"/>
        </w:rPr>
        <w:t>The JCL will execute the script cfi_put.sh to place the processed file back to CFI server.</w:t>
      </w:r>
    </w:p>
    <w:p w14:paraId="1534BDC6" w14:textId="77777777" w:rsidR="000103B4" w:rsidRDefault="000103B4" w:rsidP="000103B4">
      <w:pPr>
        <w:pStyle w:val="InstructionalText"/>
        <w:tabs>
          <w:tab w:val="left" w:pos="450"/>
        </w:tabs>
        <w:spacing w:before="0" w:after="0"/>
        <w:ind w:left="1800"/>
        <w:jc w:val="both"/>
        <w:rPr>
          <w:rFonts w:ascii="Times New Roman" w:hAnsi="Times New Roman"/>
          <w:i w:val="0"/>
          <w:color w:val="auto"/>
          <w:sz w:val="22"/>
          <w:szCs w:val="20"/>
        </w:rPr>
      </w:pPr>
    </w:p>
    <w:p w14:paraId="1534BDC7" w14:textId="77777777" w:rsidR="000103B4" w:rsidRPr="00006F24" w:rsidRDefault="000103B4" w:rsidP="000103B4">
      <w:pPr>
        <w:pStyle w:val="InstructionalText"/>
        <w:tabs>
          <w:tab w:val="left" w:pos="450"/>
        </w:tabs>
        <w:spacing w:before="0" w:after="0"/>
        <w:ind w:left="1800"/>
        <w:jc w:val="both"/>
        <w:rPr>
          <w:rFonts w:ascii="Times New Roman" w:hAnsi="Times New Roman"/>
          <w:i w:val="0"/>
          <w:color w:val="auto"/>
          <w:sz w:val="22"/>
          <w:szCs w:val="20"/>
        </w:rPr>
      </w:pPr>
    </w:p>
    <w:p w14:paraId="1534BDC8" w14:textId="77777777" w:rsidR="00253E9C" w:rsidRDefault="00253E9C" w:rsidP="00676959">
      <w:pPr>
        <w:pStyle w:val="ListParagraph"/>
        <w:rPr>
          <w:sz w:val="22"/>
        </w:rPr>
      </w:pPr>
    </w:p>
    <w:p w14:paraId="1534BDC9" w14:textId="77777777" w:rsidR="00D44364" w:rsidRDefault="00D44364" w:rsidP="00676959">
      <w:pPr>
        <w:pStyle w:val="ListParagraph"/>
        <w:rPr>
          <w:sz w:val="22"/>
        </w:rPr>
      </w:pPr>
    </w:p>
    <w:p w14:paraId="1534BDCA" w14:textId="77777777" w:rsidR="00D44364" w:rsidRDefault="00D44364" w:rsidP="00676959">
      <w:pPr>
        <w:pStyle w:val="ListParagraph"/>
        <w:rPr>
          <w:sz w:val="22"/>
        </w:rPr>
      </w:pPr>
    </w:p>
    <w:p w14:paraId="1534BDCB" w14:textId="77777777" w:rsidR="00D44364" w:rsidRDefault="00D44364" w:rsidP="00676959">
      <w:pPr>
        <w:pStyle w:val="ListParagraph"/>
        <w:rPr>
          <w:sz w:val="22"/>
        </w:rPr>
      </w:pPr>
    </w:p>
    <w:p w14:paraId="1534BDCC" w14:textId="77777777" w:rsidR="00D44364" w:rsidRDefault="00D44364" w:rsidP="00676959">
      <w:pPr>
        <w:pStyle w:val="ListParagraph"/>
        <w:rPr>
          <w:sz w:val="22"/>
        </w:rPr>
      </w:pPr>
    </w:p>
    <w:p w14:paraId="1534BDCD" w14:textId="77777777" w:rsidR="00D44364" w:rsidRDefault="00D44364" w:rsidP="00676959">
      <w:pPr>
        <w:pStyle w:val="ListParagraph"/>
        <w:rPr>
          <w:sz w:val="22"/>
        </w:rPr>
      </w:pPr>
    </w:p>
    <w:p w14:paraId="1534BDCE" w14:textId="77777777" w:rsidR="00D44364" w:rsidRDefault="00D44364" w:rsidP="00676959">
      <w:pPr>
        <w:pStyle w:val="ListParagraph"/>
        <w:rPr>
          <w:sz w:val="22"/>
        </w:rPr>
      </w:pPr>
    </w:p>
    <w:p w14:paraId="1534BDCF" w14:textId="77777777" w:rsidR="00D44364" w:rsidRDefault="00D44364" w:rsidP="00676959">
      <w:pPr>
        <w:pStyle w:val="ListParagraph"/>
        <w:rPr>
          <w:sz w:val="22"/>
        </w:rPr>
      </w:pPr>
    </w:p>
    <w:p w14:paraId="1534BDD0" w14:textId="77777777" w:rsidR="00D44364" w:rsidRDefault="00D44364" w:rsidP="00676959">
      <w:pPr>
        <w:pStyle w:val="ListParagraph"/>
        <w:rPr>
          <w:sz w:val="22"/>
        </w:rPr>
      </w:pPr>
    </w:p>
    <w:p w14:paraId="1534BDD1" w14:textId="77777777" w:rsidR="00D44364" w:rsidRDefault="00D44364" w:rsidP="00676959">
      <w:pPr>
        <w:pStyle w:val="ListParagraph"/>
        <w:rPr>
          <w:sz w:val="22"/>
        </w:rPr>
      </w:pPr>
    </w:p>
    <w:p w14:paraId="1534BDD2" w14:textId="77777777" w:rsidR="00D44364" w:rsidRDefault="00D44364" w:rsidP="00676959">
      <w:pPr>
        <w:pStyle w:val="ListParagraph"/>
        <w:rPr>
          <w:sz w:val="22"/>
        </w:rPr>
      </w:pPr>
    </w:p>
    <w:p w14:paraId="1534BDD3" w14:textId="77777777" w:rsidR="00D44364" w:rsidRDefault="00D44364" w:rsidP="00676959">
      <w:pPr>
        <w:pStyle w:val="ListParagraph"/>
        <w:rPr>
          <w:sz w:val="22"/>
        </w:rPr>
      </w:pPr>
    </w:p>
    <w:p w14:paraId="1534BDD4" w14:textId="77777777" w:rsidR="00D44364" w:rsidRDefault="00D44364" w:rsidP="00676959">
      <w:pPr>
        <w:pStyle w:val="ListParagraph"/>
        <w:rPr>
          <w:sz w:val="22"/>
        </w:rPr>
      </w:pPr>
    </w:p>
    <w:p w14:paraId="1534BDD5" w14:textId="77777777" w:rsidR="00D44364" w:rsidRDefault="00D44364" w:rsidP="00676959">
      <w:pPr>
        <w:pStyle w:val="ListParagraph"/>
        <w:rPr>
          <w:sz w:val="22"/>
        </w:rPr>
      </w:pPr>
    </w:p>
    <w:p w14:paraId="1534BDD6" w14:textId="77777777" w:rsidR="00D44364" w:rsidRDefault="00D44364" w:rsidP="00676959">
      <w:pPr>
        <w:pStyle w:val="ListParagraph"/>
        <w:rPr>
          <w:sz w:val="22"/>
        </w:rPr>
      </w:pPr>
    </w:p>
    <w:p w14:paraId="1534BDD7" w14:textId="77777777" w:rsidR="00D44364" w:rsidRDefault="00D44364" w:rsidP="00676959">
      <w:pPr>
        <w:pStyle w:val="ListParagraph"/>
        <w:rPr>
          <w:sz w:val="22"/>
        </w:rPr>
      </w:pPr>
    </w:p>
    <w:p w14:paraId="1534BDD8" w14:textId="77777777" w:rsidR="00D44364" w:rsidRDefault="00D44364" w:rsidP="00676959">
      <w:pPr>
        <w:pStyle w:val="ListParagraph"/>
        <w:rPr>
          <w:sz w:val="22"/>
        </w:rPr>
      </w:pPr>
    </w:p>
    <w:p w14:paraId="1534BDD9" w14:textId="77777777" w:rsidR="00D44364" w:rsidRDefault="00D44364" w:rsidP="00676959">
      <w:pPr>
        <w:pStyle w:val="ListParagraph"/>
        <w:rPr>
          <w:sz w:val="22"/>
        </w:rPr>
      </w:pPr>
    </w:p>
    <w:p w14:paraId="1534BDDA" w14:textId="77777777" w:rsidR="00D44364" w:rsidRDefault="00D44364" w:rsidP="00676959">
      <w:pPr>
        <w:pStyle w:val="ListParagraph"/>
        <w:rPr>
          <w:sz w:val="22"/>
        </w:rPr>
      </w:pPr>
    </w:p>
    <w:p w14:paraId="1534BDDB" w14:textId="77777777" w:rsidR="00D44364" w:rsidRDefault="00D44364" w:rsidP="00676959">
      <w:pPr>
        <w:pStyle w:val="ListParagraph"/>
        <w:rPr>
          <w:sz w:val="22"/>
        </w:rPr>
      </w:pPr>
    </w:p>
    <w:p w14:paraId="1534BDDC" w14:textId="77777777" w:rsidR="00D44364" w:rsidRDefault="00D44364" w:rsidP="00676959">
      <w:pPr>
        <w:pStyle w:val="ListParagraph"/>
        <w:rPr>
          <w:sz w:val="22"/>
        </w:rPr>
      </w:pPr>
    </w:p>
    <w:p w14:paraId="1534BDDD" w14:textId="77777777" w:rsidR="00D44364" w:rsidRDefault="00D44364" w:rsidP="00676959">
      <w:pPr>
        <w:pStyle w:val="ListParagraph"/>
        <w:rPr>
          <w:sz w:val="22"/>
        </w:rPr>
      </w:pPr>
    </w:p>
    <w:p w14:paraId="1534BDDE" w14:textId="77777777" w:rsidR="00D44364" w:rsidRDefault="00D44364" w:rsidP="00676959">
      <w:pPr>
        <w:pStyle w:val="ListParagraph"/>
        <w:rPr>
          <w:sz w:val="22"/>
        </w:rPr>
      </w:pPr>
    </w:p>
    <w:p w14:paraId="1534BDDF" w14:textId="77777777" w:rsidR="00D44364" w:rsidRDefault="00D44364" w:rsidP="00676959">
      <w:pPr>
        <w:pStyle w:val="ListParagraph"/>
        <w:rPr>
          <w:sz w:val="22"/>
        </w:rPr>
      </w:pPr>
    </w:p>
    <w:p w14:paraId="1534BDE0" w14:textId="77777777" w:rsidR="00D44364" w:rsidRPr="00676959" w:rsidRDefault="00D44364" w:rsidP="00676959">
      <w:pPr>
        <w:pStyle w:val="ListParagraph"/>
        <w:rPr>
          <w:sz w:val="22"/>
        </w:rPr>
      </w:pPr>
    </w:p>
    <w:p w14:paraId="1534BDE1" w14:textId="77777777" w:rsidR="005A22E9" w:rsidRPr="005A22E9" w:rsidRDefault="005A22E9" w:rsidP="005A22E9">
      <w:pPr>
        <w:pStyle w:val="ListParagraph"/>
        <w:rPr>
          <w:rFonts w:ascii="Arial" w:hAnsi="Arial" w:cs="Arial"/>
          <w:sz w:val="24"/>
          <w:szCs w:val="24"/>
        </w:rPr>
      </w:pPr>
      <w:bookmarkStart w:id="20" w:name="_Toc223844833"/>
      <w:bookmarkStart w:id="21" w:name="_Toc223844834"/>
      <w:bookmarkEnd w:id="20"/>
      <w:bookmarkEnd w:id="21"/>
    </w:p>
    <w:p w14:paraId="1534BDE2" w14:textId="77777777" w:rsidR="005A22E9" w:rsidRDefault="005A22E9" w:rsidP="005A22E9">
      <w:pPr>
        <w:pStyle w:val="ListParagraph"/>
        <w:ind w:left="1368"/>
        <w:rPr>
          <w:rFonts w:ascii="Arial" w:hAnsi="Arial" w:cs="Arial"/>
          <w:sz w:val="24"/>
          <w:szCs w:val="24"/>
        </w:rPr>
      </w:pPr>
    </w:p>
    <w:p w14:paraId="1534BDE3" w14:textId="77777777" w:rsidR="00957E78" w:rsidRDefault="00957E78" w:rsidP="005A22E9">
      <w:pPr>
        <w:pStyle w:val="ListParagraph"/>
        <w:ind w:left="1368"/>
        <w:rPr>
          <w:rFonts w:ascii="Arial" w:hAnsi="Arial" w:cs="Arial"/>
          <w:sz w:val="24"/>
          <w:szCs w:val="24"/>
        </w:rPr>
      </w:pPr>
    </w:p>
    <w:p w14:paraId="1534BDE4" w14:textId="77777777" w:rsidR="00957E78" w:rsidRDefault="00957E78" w:rsidP="005A22E9">
      <w:pPr>
        <w:pStyle w:val="ListParagraph"/>
        <w:ind w:left="1368"/>
        <w:rPr>
          <w:rFonts w:ascii="Arial" w:hAnsi="Arial" w:cs="Arial"/>
          <w:sz w:val="24"/>
          <w:szCs w:val="24"/>
        </w:rPr>
      </w:pPr>
    </w:p>
    <w:p w14:paraId="1534BDE5" w14:textId="77777777" w:rsidR="00957E78" w:rsidRDefault="00957E78" w:rsidP="005A22E9">
      <w:pPr>
        <w:pStyle w:val="ListParagraph"/>
        <w:ind w:left="1368"/>
        <w:rPr>
          <w:rFonts w:ascii="Arial" w:hAnsi="Arial" w:cs="Arial"/>
          <w:sz w:val="24"/>
          <w:szCs w:val="24"/>
        </w:rPr>
      </w:pPr>
    </w:p>
    <w:p w14:paraId="1534BDE6" w14:textId="77777777" w:rsidR="00A90FBF" w:rsidRPr="00D41A21" w:rsidRDefault="00A90FBF" w:rsidP="00A90FBF">
      <w:pPr>
        <w:pStyle w:val="Heading1"/>
      </w:pPr>
      <w:bookmarkStart w:id="22" w:name="_Toc307294515"/>
      <w:bookmarkStart w:id="23" w:name="_Toc324829987"/>
      <w:bookmarkStart w:id="24" w:name="_Toc324830034"/>
      <w:bookmarkStart w:id="25" w:name="_Toc446509107"/>
      <w:r>
        <w:lastRenderedPageBreak/>
        <w:t>Data Requirements</w:t>
      </w:r>
      <w:bookmarkEnd w:id="22"/>
      <w:bookmarkEnd w:id="23"/>
      <w:bookmarkEnd w:id="24"/>
      <w:bookmarkEnd w:id="25"/>
    </w:p>
    <w:p w14:paraId="1534BDE7" w14:textId="77777777" w:rsidR="00863744" w:rsidRPr="00010CF6" w:rsidRDefault="00867518" w:rsidP="00010CF6">
      <w:pPr>
        <w:pStyle w:val="Heading2"/>
        <w:spacing w:after="80"/>
        <w:ind w:left="1008"/>
        <w:rPr>
          <w:sz w:val="24"/>
          <w:szCs w:val="24"/>
        </w:rPr>
      </w:pPr>
      <w:bookmarkStart w:id="26" w:name="_Toc446509108"/>
      <w:r w:rsidRPr="00010CF6">
        <w:rPr>
          <w:sz w:val="24"/>
          <w:szCs w:val="24"/>
        </w:rPr>
        <w:t>CFI</w:t>
      </w:r>
      <w:r w:rsidR="00863744" w:rsidRPr="00010CF6">
        <w:rPr>
          <w:sz w:val="24"/>
          <w:szCs w:val="24"/>
        </w:rPr>
        <w:t xml:space="preserve"> Input file layout</w:t>
      </w:r>
      <w:r w:rsidR="00610810" w:rsidRPr="00010CF6">
        <w:rPr>
          <w:sz w:val="24"/>
          <w:szCs w:val="24"/>
        </w:rPr>
        <w:t>:</w:t>
      </w:r>
      <w:bookmarkEnd w:id="26"/>
    </w:p>
    <w:p w14:paraId="1534BDE8" w14:textId="77777777" w:rsidR="00863744" w:rsidRDefault="0069367D" w:rsidP="00010CF6">
      <w:pPr>
        <w:pStyle w:val="InstructionalText"/>
        <w:numPr>
          <w:ilvl w:val="0"/>
          <w:numId w:val="13"/>
        </w:numPr>
        <w:rPr>
          <w:rFonts w:ascii="Times New Roman" w:hAnsi="Times New Roman"/>
          <w:i w:val="0"/>
          <w:color w:val="auto"/>
          <w:sz w:val="22"/>
          <w:szCs w:val="22"/>
        </w:rPr>
      </w:pPr>
      <w:r>
        <w:rPr>
          <w:rFonts w:ascii="Times New Roman" w:hAnsi="Times New Roman"/>
          <w:i w:val="0"/>
          <w:color w:val="auto"/>
          <w:sz w:val="22"/>
          <w:szCs w:val="22"/>
        </w:rPr>
        <w:t xml:space="preserve">To identify the customer, </w:t>
      </w:r>
      <w:r w:rsidR="004A39B4" w:rsidRPr="00D44364">
        <w:rPr>
          <w:rFonts w:ascii="Times New Roman" w:hAnsi="Times New Roman"/>
          <w:i w:val="0"/>
          <w:color w:val="auto"/>
          <w:sz w:val="22"/>
          <w:szCs w:val="22"/>
        </w:rPr>
        <w:t xml:space="preserve">CFI file </w:t>
      </w:r>
      <w:r>
        <w:rPr>
          <w:rFonts w:ascii="Times New Roman" w:hAnsi="Times New Roman"/>
          <w:i w:val="0"/>
          <w:color w:val="auto"/>
          <w:sz w:val="22"/>
          <w:szCs w:val="22"/>
        </w:rPr>
        <w:t xml:space="preserve">will provide </w:t>
      </w:r>
      <w:r w:rsidR="004A39B4" w:rsidRPr="00D44364">
        <w:rPr>
          <w:rFonts w:ascii="Times New Roman" w:hAnsi="Times New Roman"/>
          <w:i w:val="0"/>
          <w:color w:val="auto"/>
          <w:sz w:val="22"/>
          <w:szCs w:val="22"/>
        </w:rPr>
        <w:t>Customer ID, Date of Birth</w:t>
      </w:r>
      <w:r>
        <w:rPr>
          <w:rFonts w:ascii="Times New Roman" w:hAnsi="Times New Roman"/>
          <w:i w:val="0"/>
          <w:color w:val="auto"/>
          <w:sz w:val="22"/>
          <w:szCs w:val="22"/>
        </w:rPr>
        <w:t xml:space="preserve"> and one of the three field’s </w:t>
      </w:r>
      <w:r w:rsidR="004A39B4" w:rsidRPr="00D44364">
        <w:rPr>
          <w:rFonts w:ascii="Times New Roman" w:hAnsi="Times New Roman"/>
          <w:i w:val="0"/>
          <w:color w:val="auto"/>
          <w:sz w:val="22"/>
          <w:szCs w:val="22"/>
        </w:rPr>
        <w:t>last four digits of SSN</w:t>
      </w:r>
      <w:r w:rsidR="00A71E14" w:rsidRPr="00D44364">
        <w:rPr>
          <w:rFonts w:ascii="Times New Roman" w:hAnsi="Times New Roman"/>
          <w:i w:val="0"/>
          <w:color w:val="auto"/>
          <w:sz w:val="22"/>
          <w:szCs w:val="22"/>
        </w:rPr>
        <w:t xml:space="preserve">, </w:t>
      </w:r>
      <w:r>
        <w:rPr>
          <w:rFonts w:ascii="Times New Roman" w:hAnsi="Times New Roman"/>
          <w:i w:val="0"/>
          <w:color w:val="auto"/>
          <w:sz w:val="22"/>
          <w:szCs w:val="22"/>
        </w:rPr>
        <w:t xml:space="preserve">Date of Birth </w:t>
      </w:r>
      <w:r w:rsidR="00867518" w:rsidRPr="00D44364">
        <w:rPr>
          <w:rFonts w:ascii="Times New Roman" w:hAnsi="Times New Roman"/>
          <w:i w:val="0"/>
          <w:color w:val="auto"/>
          <w:sz w:val="22"/>
          <w:szCs w:val="22"/>
        </w:rPr>
        <w:t xml:space="preserve">and </w:t>
      </w:r>
      <w:r w:rsidR="004A39B4" w:rsidRPr="00D44364">
        <w:rPr>
          <w:rFonts w:ascii="Times New Roman" w:hAnsi="Times New Roman"/>
          <w:i w:val="0"/>
          <w:color w:val="auto"/>
          <w:sz w:val="22"/>
          <w:szCs w:val="22"/>
        </w:rPr>
        <w:t>Alien number</w:t>
      </w:r>
      <w:r w:rsidR="00010CF6">
        <w:rPr>
          <w:rFonts w:ascii="Times New Roman" w:hAnsi="Times New Roman"/>
          <w:i w:val="0"/>
          <w:color w:val="auto"/>
          <w:sz w:val="22"/>
          <w:szCs w:val="22"/>
        </w:rPr>
        <w:t xml:space="preserve"> for each record.</w:t>
      </w:r>
    </w:p>
    <w:p w14:paraId="1534BDE9" w14:textId="77777777" w:rsidR="00010CF6" w:rsidRPr="00D44364" w:rsidRDefault="00010CF6" w:rsidP="00010CF6">
      <w:pPr>
        <w:pStyle w:val="InstructionalText"/>
        <w:numPr>
          <w:ilvl w:val="0"/>
          <w:numId w:val="13"/>
        </w:numPr>
        <w:rPr>
          <w:rFonts w:ascii="Times New Roman" w:hAnsi="Times New Roman"/>
          <w:i w:val="0"/>
          <w:color w:val="auto"/>
          <w:sz w:val="22"/>
          <w:szCs w:val="22"/>
        </w:rPr>
      </w:pPr>
      <w:r>
        <w:rPr>
          <w:rFonts w:ascii="Times New Roman" w:hAnsi="Times New Roman"/>
          <w:i w:val="0"/>
          <w:color w:val="auto"/>
          <w:sz w:val="22"/>
          <w:szCs w:val="22"/>
        </w:rPr>
        <w:t xml:space="preserve">The file format will be comma delimited.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8"/>
        <w:gridCol w:w="1530"/>
        <w:gridCol w:w="5580"/>
      </w:tblGrid>
      <w:tr w:rsidR="00D44364" w:rsidRPr="00006F24" w14:paraId="1534BDED" w14:textId="77777777" w:rsidTr="0069367D">
        <w:trPr>
          <w:cantSplit/>
          <w:tblHeader/>
        </w:trPr>
        <w:tc>
          <w:tcPr>
            <w:tcW w:w="2538" w:type="dxa"/>
            <w:shd w:val="clear" w:color="auto" w:fill="C0C0C0"/>
          </w:tcPr>
          <w:p w14:paraId="1534BDEA" w14:textId="77777777" w:rsidR="00D44364" w:rsidRPr="00006F24" w:rsidRDefault="00D44364" w:rsidP="00610810">
            <w:pPr>
              <w:pStyle w:val="InstructionalText"/>
              <w:jc w:val="center"/>
              <w:rPr>
                <w:rFonts w:ascii="Times New Roman" w:hAnsi="Times New Roman"/>
                <w:b/>
                <w:i w:val="0"/>
                <w:color w:val="000000"/>
                <w:sz w:val="22"/>
                <w:szCs w:val="22"/>
              </w:rPr>
            </w:pPr>
            <w:r w:rsidRPr="00006F24">
              <w:rPr>
                <w:rFonts w:ascii="Times New Roman" w:hAnsi="Times New Roman"/>
                <w:b/>
                <w:i w:val="0"/>
                <w:color w:val="000000"/>
                <w:sz w:val="22"/>
                <w:szCs w:val="22"/>
              </w:rPr>
              <w:t>Field Name</w:t>
            </w:r>
          </w:p>
        </w:tc>
        <w:tc>
          <w:tcPr>
            <w:tcW w:w="1530" w:type="dxa"/>
            <w:shd w:val="clear" w:color="auto" w:fill="C0C0C0"/>
          </w:tcPr>
          <w:p w14:paraId="1534BDEB" w14:textId="77777777" w:rsidR="00D44364" w:rsidRPr="00006F24" w:rsidRDefault="00D44364" w:rsidP="00610810">
            <w:pPr>
              <w:pStyle w:val="InstructionalText"/>
              <w:jc w:val="center"/>
              <w:rPr>
                <w:rFonts w:ascii="Times New Roman" w:hAnsi="Times New Roman"/>
                <w:b/>
                <w:i w:val="0"/>
                <w:color w:val="000000"/>
                <w:sz w:val="22"/>
                <w:szCs w:val="22"/>
              </w:rPr>
            </w:pPr>
            <w:r w:rsidRPr="00006F24">
              <w:rPr>
                <w:rFonts w:ascii="Times New Roman" w:hAnsi="Times New Roman"/>
                <w:b/>
                <w:i w:val="0"/>
                <w:color w:val="000000"/>
                <w:sz w:val="22"/>
                <w:szCs w:val="22"/>
              </w:rPr>
              <w:t>Length</w:t>
            </w:r>
          </w:p>
        </w:tc>
        <w:tc>
          <w:tcPr>
            <w:tcW w:w="5580" w:type="dxa"/>
            <w:shd w:val="clear" w:color="auto" w:fill="C0C0C0"/>
          </w:tcPr>
          <w:p w14:paraId="1534BDEC" w14:textId="77777777" w:rsidR="00D44364" w:rsidRPr="00006F24" w:rsidRDefault="00D44364" w:rsidP="00610810">
            <w:pPr>
              <w:pStyle w:val="InstructionalText"/>
              <w:jc w:val="center"/>
              <w:rPr>
                <w:rFonts w:ascii="Times New Roman" w:hAnsi="Times New Roman"/>
                <w:b/>
                <w:sz w:val="22"/>
                <w:szCs w:val="22"/>
              </w:rPr>
            </w:pPr>
            <w:r w:rsidRPr="00006F24">
              <w:rPr>
                <w:rFonts w:ascii="Times New Roman" w:hAnsi="Times New Roman"/>
                <w:b/>
                <w:i w:val="0"/>
                <w:color w:val="000000"/>
                <w:sz w:val="22"/>
                <w:szCs w:val="22"/>
              </w:rPr>
              <w:t>Description</w:t>
            </w:r>
          </w:p>
        </w:tc>
      </w:tr>
      <w:tr w:rsidR="00D44364" w:rsidRPr="00006F24" w14:paraId="1534BDF1" w14:textId="77777777" w:rsidTr="00010CF6">
        <w:trPr>
          <w:cantSplit/>
          <w:trHeight w:val="845"/>
        </w:trPr>
        <w:tc>
          <w:tcPr>
            <w:tcW w:w="2538" w:type="dxa"/>
            <w:shd w:val="clear" w:color="auto" w:fill="auto"/>
          </w:tcPr>
          <w:p w14:paraId="1534BDEE" w14:textId="77777777" w:rsidR="00D44364" w:rsidRPr="00D44364" w:rsidRDefault="00D44364" w:rsidP="00863744">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CUST-ID</w:t>
            </w:r>
          </w:p>
        </w:tc>
        <w:tc>
          <w:tcPr>
            <w:tcW w:w="1530" w:type="dxa"/>
            <w:shd w:val="clear" w:color="auto" w:fill="auto"/>
          </w:tcPr>
          <w:p w14:paraId="1534BDEF" w14:textId="77777777" w:rsidR="00D44364" w:rsidRPr="00D44364" w:rsidRDefault="00D44364" w:rsidP="00610810">
            <w:pPr>
              <w:pStyle w:val="InstructionalText"/>
              <w:rPr>
                <w:rFonts w:ascii="Times New Roman" w:hAnsi="Times New Roman"/>
                <w:i w:val="0"/>
                <w:color w:val="auto"/>
                <w:sz w:val="22"/>
                <w:szCs w:val="22"/>
              </w:rPr>
            </w:pPr>
            <w:proofErr w:type="gramStart"/>
            <w:r w:rsidRPr="00D44364">
              <w:rPr>
                <w:rFonts w:ascii="Times New Roman" w:hAnsi="Times New Roman"/>
                <w:i w:val="0"/>
                <w:color w:val="auto"/>
                <w:sz w:val="22"/>
                <w:szCs w:val="22"/>
              </w:rPr>
              <w:t>Char  X</w:t>
            </w:r>
            <w:proofErr w:type="gramEnd"/>
            <w:r w:rsidRPr="00D44364">
              <w:rPr>
                <w:rFonts w:ascii="Times New Roman" w:hAnsi="Times New Roman"/>
                <w:i w:val="0"/>
                <w:color w:val="auto"/>
                <w:sz w:val="22"/>
                <w:szCs w:val="22"/>
              </w:rPr>
              <w:t>(12)</w:t>
            </w:r>
          </w:p>
        </w:tc>
        <w:tc>
          <w:tcPr>
            <w:tcW w:w="5580" w:type="dxa"/>
            <w:shd w:val="clear" w:color="auto" w:fill="auto"/>
          </w:tcPr>
          <w:p w14:paraId="1534BDF0" w14:textId="77777777" w:rsidR="00D44364" w:rsidRPr="00D44364" w:rsidRDefault="00D44364" w:rsidP="00863744">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The applicant’s driver license or ID card number with zeroes prepended to make the string length equal to twelve characters.</w:t>
            </w:r>
          </w:p>
        </w:tc>
      </w:tr>
      <w:tr w:rsidR="00D44364" w:rsidRPr="00006F24" w14:paraId="1534BDF5" w14:textId="77777777" w:rsidTr="00010CF6">
        <w:trPr>
          <w:cantSplit/>
          <w:trHeight w:val="377"/>
        </w:trPr>
        <w:tc>
          <w:tcPr>
            <w:tcW w:w="2538" w:type="dxa"/>
            <w:shd w:val="clear" w:color="auto" w:fill="auto"/>
          </w:tcPr>
          <w:p w14:paraId="1534BDF2" w14:textId="77777777" w:rsidR="00D44364" w:rsidRPr="00D44364" w:rsidRDefault="00D44364" w:rsidP="00610810">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DATE OF BIRTH</w:t>
            </w:r>
          </w:p>
        </w:tc>
        <w:tc>
          <w:tcPr>
            <w:tcW w:w="1530" w:type="dxa"/>
            <w:shd w:val="clear" w:color="auto" w:fill="auto"/>
          </w:tcPr>
          <w:p w14:paraId="1534BDF3" w14:textId="77777777" w:rsidR="00D44364" w:rsidRPr="00D44364" w:rsidRDefault="00D44364" w:rsidP="00863744">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10)</w:t>
            </w:r>
          </w:p>
        </w:tc>
        <w:tc>
          <w:tcPr>
            <w:tcW w:w="5580" w:type="dxa"/>
            <w:shd w:val="clear" w:color="auto" w:fill="auto"/>
          </w:tcPr>
          <w:p w14:paraId="1534BDF4"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Date of birth of the applicant</w:t>
            </w:r>
          </w:p>
        </w:tc>
      </w:tr>
      <w:tr w:rsidR="00D44364" w:rsidRPr="00006F24" w14:paraId="1534BDF9" w14:textId="77777777" w:rsidTr="0069367D">
        <w:trPr>
          <w:cantSplit/>
        </w:trPr>
        <w:tc>
          <w:tcPr>
            <w:tcW w:w="2538" w:type="dxa"/>
            <w:shd w:val="clear" w:color="auto" w:fill="auto"/>
          </w:tcPr>
          <w:p w14:paraId="1534BDF6" w14:textId="77777777" w:rsidR="00D44364" w:rsidRPr="00D44364" w:rsidRDefault="00D44364" w:rsidP="00610810">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 xml:space="preserve">LAST-FOUR-OF-SSN </w:t>
            </w:r>
          </w:p>
        </w:tc>
        <w:tc>
          <w:tcPr>
            <w:tcW w:w="1530" w:type="dxa"/>
            <w:shd w:val="clear" w:color="auto" w:fill="auto"/>
          </w:tcPr>
          <w:p w14:paraId="1534BDF7" w14:textId="77777777" w:rsidR="00D44364" w:rsidRPr="00D44364" w:rsidRDefault="00D44364" w:rsidP="00863744">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12)</w:t>
            </w:r>
          </w:p>
        </w:tc>
        <w:tc>
          <w:tcPr>
            <w:tcW w:w="5580" w:type="dxa"/>
            <w:shd w:val="clear" w:color="auto" w:fill="auto"/>
          </w:tcPr>
          <w:p w14:paraId="1534BDF8"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Last four digits of the applicant’s SSN. </w:t>
            </w:r>
          </w:p>
        </w:tc>
      </w:tr>
      <w:tr w:rsidR="00D44364" w:rsidRPr="00006F24" w14:paraId="1534BDFD" w14:textId="77777777" w:rsidTr="0069367D">
        <w:trPr>
          <w:cantSplit/>
        </w:trPr>
        <w:tc>
          <w:tcPr>
            <w:tcW w:w="2538" w:type="dxa"/>
            <w:shd w:val="clear" w:color="auto" w:fill="auto"/>
          </w:tcPr>
          <w:p w14:paraId="1534BDFA" w14:textId="77777777" w:rsidR="00D44364" w:rsidRPr="00D44364" w:rsidRDefault="00D44364" w:rsidP="00610810">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ALIEN-ID</w:t>
            </w:r>
          </w:p>
        </w:tc>
        <w:tc>
          <w:tcPr>
            <w:tcW w:w="1530" w:type="dxa"/>
            <w:shd w:val="clear" w:color="auto" w:fill="auto"/>
          </w:tcPr>
          <w:p w14:paraId="1534BDFB" w14:textId="77777777" w:rsidR="00D44364" w:rsidRPr="00D44364" w:rsidRDefault="00D44364" w:rsidP="00863744">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09)</w:t>
            </w:r>
          </w:p>
        </w:tc>
        <w:tc>
          <w:tcPr>
            <w:tcW w:w="5580" w:type="dxa"/>
            <w:shd w:val="clear" w:color="auto" w:fill="auto"/>
          </w:tcPr>
          <w:p w14:paraId="1534BDFC"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The applicant’s Alien number</w:t>
            </w:r>
          </w:p>
        </w:tc>
      </w:tr>
      <w:tr w:rsidR="00D44364" w:rsidRPr="00006F24" w14:paraId="1534BE01" w14:textId="77777777" w:rsidTr="0069367D">
        <w:trPr>
          <w:cantSplit/>
        </w:trPr>
        <w:tc>
          <w:tcPr>
            <w:tcW w:w="2538" w:type="dxa"/>
            <w:shd w:val="clear" w:color="auto" w:fill="auto"/>
          </w:tcPr>
          <w:p w14:paraId="1534BDFE" w14:textId="77777777" w:rsidR="00D44364" w:rsidRPr="00D44364" w:rsidRDefault="00D44364" w:rsidP="00610810">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I94-ID</w:t>
            </w:r>
          </w:p>
        </w:tc>
        <w:tc>
          <w:tcPr>
            <w:tcW w:w="1530" w:type="dxa"/>
            <w:shd w:val="clear" w:color="auto" w:fill="auto"/>
          </w:tcPr>
          <w:p w14:paraId="1534BDFF"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11)</w:t>
            </w:r>
          </w:p>
        </w:tc>
        <w:tc>
          <w:tcPr>
            <w:tcW w:w="5580" w:type="dxa"/>
            <w:shd w:val="clear" w:color="auto" w:fill="auto"/>
          </w:tcPr>
          <w:p w14:paraId="1534BE00"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The applicant’s I94 number</w:t>
            </w:r>
          </w:p>
        </w:tc>
      </w:tr>
      <w:tr w:rsidR="00D44364" w:rsidRPr="00006F24" w14:paraId="1534BE05" w14:textId="77777777" w:rsidTr="0069367D">
        <w:trPr>
          <w:cantSplit/>
        </w:trPr>
        <w:tc>
          <w:tcPr>
            <w:tcW w:w="2538" w:type="dxa"/>
            <w:shd w:val="clear" w:color="auto" w:fill="auto"/>
          </w:tcPr>
          <w:p w14:paraId="1534BE02" w14:textId="77777777" w:rsidR="00D44364" w:rsidRPr="00D44364" w:rsidRDefault="00D44364" w:rsidP="00610810">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DATE-1</w:t>
            </w:r>
          </w:p>
        </w:tc>
        <w:tc>
          <w:tcPr>
            <w:tcW w:w="1530" w:type="dxa"/>
            <w:shd w:val="clear" w:color="auto" w:fill="auto"/>
          </w:tcPr>
          <w:p w14:paraId="1534BE03"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10)</w:t>
            </w:r>
          </w:p>
        </w:tc>
        <w:tc>
          <w:tcPr>
            <w:tcW w:w="5580" w:type="dxa"/>
            <w:shd w:val="clear" w:color="auto" w:fill="auto"/>
          </w:tcPr>
          <w:p w14:paraId="1534BE04" w14:textId="77777777" w:rsidR="00D44364" w:rsidRPr="00D44364" w:rsidRDefault="00D44364" w:rsidP="00010CF6">
            <w:pPr>
              <w:pStyle w:val="InstructionalText"/>
              <w:spacing w:before="0" w:after="0"/>
              <w:rPr>
                <w:rFonts w:ascii="Times New Roman" w:hAnsi="Times New Roman"/>
                <w:i w:val="0"/>
                <w:color w:val="auto"/>
                <w:sz w:val="22"/>
                <w:szCs w:val="22"/>
              </w:rPr>
            </w:pPr>
            <w:r w:rsidRPr="00D44364">
              <w:rPr>
                <w:rFonts w:ascii="Times New Roman" w:hAnsi="Times New Roman"/>
                <w:i w:val="0"/>
                <w:color w:val="auto"/>
                <w:sz w:val="22"/>
                <w:szCs w:val="22"/>
              </w:rPr>
              <w:t xml:space="preserve">The most current date to check </w:t>
            </w:r>
            <w:r w:rsidR="00010CF6" w:rsidRPr="00D44364">
              <w:rPr>
                <w:rFonts w:ascii="Times New Roman" w:hAnsi="Times New Roman"/>
                <w:i w:val="0"/>
                <w:color w:val="auto"/>
                <w:sz w:val="22"/>
                <w:szCs w:val="22"/>
              </w:rPr>
              <w:t>Driver</w:t>
            </w:r>
            <w:r w:rsidRPr="00D44364">
              <w:rPr>
                <w:rFonts w:ascii="Times New Roman" w:hAnsi="Times New Roman"/>
                <w:i w:val="0"/>
                <w:color w:val="auto"/>
                <w:sz w:val="22"/>
                <w:szCs w:val="22"/>
              </w:rPr>
              <w:t xml:space="preserve"> license issuance and vehicle registration against.</w:t>
            </w:r>
          </w:p>
        </w:tc>
      </w:tr>
      <w:tr w:rsidR="00D44364" w:rsidRPr="00006F24" w14:paraId="1534BE09" w14:textId="77777777" w:rsidTr="0069367D">
        <w:trPr>
          <w:cantSplit/>
        </w:trPr>
        <w:tc>
          <w:tcPr>
            <w:tcW w:w="2538" w:type="dxa"/>
            <w:shd w:val="clear" w:color="auto" w:fill="auto"/>
          </w:tcPr>
          <w:p w14:paraId="1534BE06" w14:textId="77777777" w:rsidR="00D44364" w:rsidRPr="00D44364" w:rsidRDefault="00D44364" w:rsidP="001275E7">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DATE-2</w:t>
            </w:r>
          </w:p>
        </w:tc>
        <w:tc>
          <w:tcPr>
            <w:tcW w:w="1530" w:type="dxa"/>
            <w:shd w:val="clear" w:color="auto" w:fill="auto"/>
          </w:tcPr>
          <w:p w14:paraId="1534BE07"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10)</w:t>
            </w:r>
          </w:p>
        </w:tc>
        <w:tc>
          <w:tcPr>
            <w:tcW w:w="5580" w:type="dxa"/>
            <w:shd w:val="clear" w:color="auto" w:fill="auto"/>
          </w:tcPr>
          <w:p w14:paraId="1534BE08" w14:textId="77777777" w:rsidR="00D44364" w:rsidRPr="00D44364" w:rsidRDefault="00D44364" w:rsidP="00010CF6">
            <w:pPr>
              <w:pStyle w:val="InstructionalText"/>
              <w:spacing w:before="0" w:after="0"/>
              <w:rPr>
                <w:rFonts w:ascii="Times New Roman" w:hAnsi="Times New Roman"/>
                <w:i w:val="0"/>
                <w:color w:val="auto"/>
                <w:sz w:val="22"/>
                <w:szCs w:val="22"/>
              </w:rPr>
            </w:pPr>
            <w:r w:rsidRPr="00D44364">
              <w:rPr>
                <w:rFonts w:ascii="Times New Roman" w:hAnsi="Times New Roman"/>
                <w:i w:val="0"/>
                <w:color w:val="auto"/>
                <w:sz w:val="22"/>
                <w:szCs w:val="22"/>
              </w:rPr>
              <w:t>The second date to check driver license issuance and vehicle registration against.</w:t>
            </w:r>
          </w:p>
        </w:tc>
      </w:tr>
      <w:tr w:rsidR="00D44364" w:rsidRPr="00006F24" w14:paraId="1534BE0D" w14:textId="77777777" w:rsidTr="0069367D">
        <w:trPr>
          <w:cantSplit/>
        </w:trPr>
        <w:tc>
          <w:tcPr>
            <w:tcW w:w="2538" w:type="dxa"/>
            <w:shd w:val="clear" w:color="auto" w:fill="auto"/>
          </w:tcPr>
          <w:p w14:paraId="1534BE0A" w14:textId="77777777" w:rsidR="00D44364" w:rsidRPr="00D44364" w:rsidRDefault="00D44364" w:rsidP="001275E7">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DATE-3</w:t>
            </w:r>
          </w:p>
        </w:tc>
        <w:tc>
          <w:tcPr>
            <w:tcW w:w="1530" w:type="dxa"/>
            <w:shd w:val="clear" w:color="auto" w:fill="auto"/>
          </w:tcPr>
          <w:p w14:paraId="1534BE0B"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10)</w:t>
            </w:r>
          </w:p>
        </w:tc>
        <w:tc>
          <w:tcPr>
            <w:tcW w:w="5580" w:type="dxa"/>
            <w:shd w:val="clear" w:color="auto" w:fill="auto"/>
          </w:tcPr>
          <w:p w14:paraId="1534BE0C" w14:textId="77777777" w:rsidR="00D44364" w:rsidRPr="00D44364" w:rsidRDefault="00D44364" w:rsidP="00010CF6">
            <w:pPr>
              <w:pStyle w:val="InstructionalText"/>
              <w:spacing w:before="0" w:after="0"/>
              <w:rPr>
                <w:rFonts w:ascii="Times New Roman" w:hAnsi="Times New Roman"/>
                <w:i w:val="0"/>
                <w:color w:val="auto"/>
                <w:sz w:val="22"/>
                <w:szCs w:val="22"/>
              </w:rPr>
            </w:pPr>
            <w:r w:rsidRPr="00D44364">
              <w:rPr>
                <w:rFonts w:ascii="Times New Roman" w:hAnsi="Times New Roman"/>
                <w:i w:val="0"/>
                <w:color w:val="auto"/>
                <w:sz w:val="22"/>
                <w:szCs w:val="22"/>
              </w:rPr>
              <w:t>The third date to check driver license issuance and vehicle registration against.</w:t>
            </w:r>
          </w:p>
        </w:tc>
      </w:tr>
      <w:tr w:rsidR="00D44364" w:rsidRPr="00006F24" w14:paraId="1534BE29" w14:textId="77777777" w:rsidTr="0069367D">
        <w:trPr>
          <w:cantSplit/>
        </w:trPr>
        <w:tc>
          <w:tcPr>
            <w:tcW w:w="2538" w:type="dxa"/>
            <w:shd w:val="clear" w:color="auto" w:fill="auto"/>
          </w:tcPr>
          <w:p w14:paraId="1534BE26" w14:textId="77777777" w:rsidR="00D44364" w:rsidRPr="00D44364" w:rsidRDefault="00D44364" w:rsidP="00610810">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FILE-REF-ID</w:t>
            </w:r>
          </w:p>
        </w:tc>
        <w:tc>
          <w:tcPr>
            <w:tcW w:w="1530" w:type="dxa"/>
            <w:shd w:val="clear" w:color="auto" w:fill="auto"/>
          </w:tcPr>
          <w:p w14:paraId="1534BE27" w14:textId="77777777" w:rsidR="00D44364" w:rsidRPr="00D44364" w:rsidRDefault="00D44364" w:rsidP="00D44364">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 xml:space="preserve">Char </w:t>
            </w:r>
            <w:proofErr w:type="gramStart"/>
            <w:r w:rsidRPr="00D44364">
              <w:rPr>
                <w:rFonts w:ascii="Times New Roman" w:hAnsi="Times New Roman"/>
                <w:i w:val="0"/>
                <w:color w:val="auto"/>
                <w:sz w:val="22"/>
                <w:szCs w:val="22"/>
              </w:rPr>
              <w:t>X(</w:t>
            </w:r>
            <w:proofErr w:type="gramEnd"/>
            <w:r w:rsidRPr="00D44364">
              <w:rPr>
                <w:rFonts w:ascii="Times New Roman" w:hAnsi="Times New Roman"/>
                <w:i w:val="0"/>
                <w:color w:val="auto"/>
                <w:sz w:val="22"/>
                <w:szCs w:val="22"/>
              </w:rPr>
              <w:t>32)</w:t>
            </w:r>
          </w:p>
        </w:tc>
        <w:tc>
          <w:tcPr>
            <w:tcW w:w="5580" w:type="dxa"/>
            <w:shd w:val="clear" w:color="auto" w:fill="auto"/>
          </w:tcPr>
          <w:p w14:paraId="1534BE28" w14:textId="77777777" w:rsidR="00D44364" w:rsidRPr="00D44364" w:rsidRDefault="00D44364" w:rsidP="00610810">
            <w:pPr>
              <w:pStyle w:val="InstructionalText"/>
              <w:rPr>
                <w:rFonts w:ascii="Times New Roman" w:hAnsi="Times New Roman"/>
                <w:i w:val="0"/>
                <w:color w:val="auto"/>
                <w:sz w:val="22"/>
                <w:szCs w:val="22"/>
              </w:rPr>
            </w:pPr>
            <w:r w:rsidRPr="00D44364">
              <w:rPr>
                <w:rFonts w:ascii="Times New Roman" w:hAnsi="Times New Roman"/>
                <w:i w:val="0"/>
                <w:color w:val="auto"/>
                <w:sz w:val="22"/>
                <w:szCs w:val="22"/>
              </w:rPr>
              <w:t>Unique identifier for this file submission.</w:t>
            </w:r>
          </w:p>
        </w:tc>
      </w:tr>
    </w:tbl>
    <w:p w14:paraId="1534BE2A" w14:textId="77777777" w:rsidR="0069367D" w:rsidRDefault="0069367D" w:rsidP="00D44364">
      <w:pPr>
        <w:pStyle w:val="InstructionalText"/>
        <w:rPr>
          <w:rFonts w:ascii="Times New Roman" w:hAnsi="Times New Roman"/>
          <w:i w:val="0"/>
          <w:color w:val="auto"/>
          <w:sz w:val="22"/>
          <w:szCs w:val="22"/>
        </w:rPr>
      </w:pPr>
    </w:p>
    <w:p w14:paraId="1534BE2B" w14:textId="77777777" w:rsidR="00010CF6" w:rsidRDefault="00010CF6" w:rsidP="00D44364">
      <w:pPr>
        <w:pStyle w:val="InstructionalText"/>
        <w:rPr>
          <w:rFonts w:ascii="Times New Roman" w:hAnsi="Times New Roman"/>
          <w:i w:val="0"/>
          <w:color w:val="auto"/>
          <w:sz w:val="22"/>
          <w:szCs w:val="22"/>
        </w:rPr>
      </w:pPr>
    </w:p>
    <w:p w14:paraId="1534BE2C" w14:textId="77777777" w:rsidR="00010CF6" w:rsidRPr="00010CF6" w:rsidRDefault="00010CF6" w:rsidP="00010CF6">
      <w:pPr>
        <w:pStyle w:val="Heading2"/>
        <w:spacing w:after="80"/>
        <w:ind w:left="1008"/>
        <w:rPr>
          <w:sz w:val="24"/>
          <w:szCs w:val="24"/>
        </w:rPr>
      </w:pPr>
      <w:bookmarkStart w:id="27" w:name="_Toc446509109"/>
      <w:r w:rsidRPr="00010CF6">
        <w:rPr>
          <w:sz w:val="24"/>
          <w:szCs w:val="24"/>
        </w:rPr>
        <w:t xml:space="preserve">CFI </w:t>
      </w:r>
      <w:r>
        <w:rPr>
          <w:sz w:val="24"/>
          <w:szCs w:val="24"/>
        </w:rPr>
        <w:t>output</w:t>
      </w:r>
      <w:r w:rsidRPr="00010CF6">
        <w:rPr>
          <w:sz w:val="24"/>
          <w:szCs w:val="24"/>
        </w:rPr>
        <w:t xml:space="preserve"> file layout:</w:t>
      </w:r>
      <w:bookmarkEnd w:id="27"/>
    </w:p>
    <w:p w14:paraId="1534BE2D" w14:textId="77777777" w:rsidR="00010CF6" w:rsidRDefault="00610810" w:rsidP="00010CF6">
      <w:pPr>
        <w:pStyle w:val="InstructionalText"/>
        <w:numPr>
          <w:ilvl w:val="0"/>
          <w:numId w:val="14"/>
        </w:numPr>
        <w:rPr>
          <w:rFonts w:ascii="Times New Roman" w:hAnsi="Times New Roman"/>
          <w:i w:val="0"/>
          <w:color w:val="auto"/>
          <w:sz w:val="22"/>
          <w:szCs w:val="22"/>
        </w:rPr>
      </w:pPr>
      <w:r w:rsidRPr="00D44364">
        <w:rPr>
          <w:rFonts w:ascii="Times New Roman" w:hAnsi="Times New Roman"/>
          <w:i w:val="0"/>
          <w:color w:val="auto"/>
          <w:sz w:val="22"/>
          <w:szCs w:val="22"/>
        </w:rPr>
        <w:t>The following is the Output file layout</w:t>
      </w:r>
      <w:r w:rsidR="00010CF6">
        <w:rPr>
          <w:rFonts w:ascii="Times New Roman" w:hAnsi="Times New Roman"/>
          <w:i w:val="0"/>
          <w:color w:val="auto"/>
          <w:sz w:val="22"/>
          <w:szCs w:val="22"/>
        </w:rPr>
        <w:t xml:space="preserve"> that is sent to CFI after processing. </w:t>
      </w:r>
    </w:p>
    <w:p w14:paraId="1534BE2E" w14:textId="77777777" w:rsidR="00863744" w:rsidRPr="00010CF6" w:rsidRDefault="00010CF6" w:rsidP="00010CF6">
      <w:pPr>
        <w:pStyle w:val="InstructionalText"/>
        <w:numPr>
          <w:ilvl w:val="0"/>
          <w:numId w:val="14"/>
        </w:numPr>
        <w:rPr>
          <w:rFonts w:ascii="Times New Roman" w:hAnsi="Times New Roman"/>
          <w:i w:val="0"/>
          <w:color w:val="auto"/>
          <w:sz w:val="22"/>
          <w:szCs w:val="22"/>
        </w:rPr>
      </w:pPr>
      <w:r>
        <w:rPr>
          <w:rFonts w:ascii="Times New Roman" w:hAnsi="Times New Roman"/>
          <w:i w:val="0"/>
          <w:color w:val="auto"/>
          <w:sz w:val="22"/>
          <w:szCs w:val="22"/>
        </w:rPr>
        <w:t>The format of the file will be fixed width comma delimited.</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1"/>
        <w:gridCol w:w="1390"/>
        <w:gridCol w:w="977"/>
        <w:gridCol w:w="5130"/>
      </w:tblGrid>
      <w:tr w:rsidR="00610810" w:rsidRPr="00006F24" w14:paraId="1534BE33" w14:textId="77777777" w:rsidTr="00010CF6">
        <w:trPr>
          <w:cantSplit/>
          <w:tblHeader/>
        </w:trPr>
        <w:tc>
          <w:tcPr>
            <w:tcW w:w="2421" w:type="dxa"/>
            <w:shd w:val="clear" w:color="auto" w:fill="C0C0C0"/>
          </w:tcPr>
          <w:p w14:paraId="1534BE2F" w14:textId="77777777" w:rsidR="00610810" w:rsidRPr="00006F24" w:rsidRDefault="00610810" w:rsidP="00610810">
            <w:pPr>
              <w:pStyle w:val="InstructionalText"/>
              <w:jc w:val="center"/>
              <w:rPr>
                <w:rFonts w:ascii="Times New Roman" w:hAnsi="Times New Roman"/>
                <w:b/>
                <w:i w:val="0"/>
                <w:color w:val="000000"/>
                <w:sz w:val="22"/>
                <w:szCs w:val="22"/>
              </w:rPr>
            </w:pPr>
            <w:r w:rsidRPr="00006F24">
              <w:rPr>
                <w:rFonts w:ascii="Times New Roman" w:hAnsi="Times New Roman"/>
                <w:b/>
                <w:i w:val="0"/>
                <w:color w:val="000000"/>
                <w:sz w:val="22"/>
                <w:szCs w:val="22"/>
              </w:rPr>
              <w:t>Field Name</w:t>
            </w:r>
          </w:p>
        </w:tc>
        <w:tc>
          <w:tcPr>
            <w:tcW w:w="1390" w:type="dxa"/>
            <w:shd w:val="clear" w:color="auto" w:fill="C0C0C0"/>
          </w:tcPr>
          <w:p w14:paraId="1534BE30" w14:textId="77777777" w:rsidR="00610810" w:rsidRPr="00006F24" w:rsidRDefault="00610810" w:rsidP="00610810">
            <w:pPr>
              <w:pStyle w:val="InstructionalText"/>
              <w:jc w:val="center"/>
              <w:rPr>
                <w:rFonts w:ascii="Times New Roman" w:hAnsi="Times New Roman"/>
                <w:b/>
                <w:i w:val="0"/>
                <w:color w:val="000000"/>
                <w:sz w:val="22"/>
                <w:szCs w:val="22"/>
              </w:rPr>
            </w:pPr>
            <w:r w:rsidRPr="00006F24">
              <w:rPr>
                <w:rFonts w:ascii="Times New Roman" w:hAnsi="Times New Roman"/>
                <w:b/>
                <w:i w:val="0"/>
                <w:color w:val="000000"/>
                <w:sz w:val="22"/>
                <w:szCs w:val="22"/>
              </w:rPr>
              <w:t>Length</w:t>
            </w:r>
          </w:p>
        </w:tc>
        <w:tc>
          <w:tcPr>
            <w:tcW w:w="977" w:type="dxa"/>
            <w:shd w:val="clear" w:color="auto" w:fill="C0C0C0"/>
          </w:tcPr>
          <w:p w14:paraId="1534BE31" w14:textId="77777777" w:rsidR="00610810" w:rsidRPr="00006F24" w:rsidRDefault="00610810" w:rsidP="00610810">
            <w:pPr>
              <w:pStyle w:val="InstructionalText"/>
              <w:jc w:val="center"/>
              <w:rPr>
                <w:rFonts w:ascii="Times New Roman" w:hAnsi="Times New Roman"/>
                <w:b/>
                <w:i w:val="0"/>
                <w:color w:val="000000"/>
                <w:sz w:val="22"/>
                <w:szCs w:val="22"/>
              </w:rPr>
            </w:pPr>
            <w:r w:rsidRPr="00006F24">
              <w:rPr>
                <w:rFonts w:ascii="Times New Roman" w:hAnsi="Times New Roman"/>
                <w:b/>
                <w:i w:val="0"/>
                <w:color w:val="000000"/>
                <w:sz w:val="22"/>
                <w:szCs w:val="22"/>
              </w:rPr>
              <w:t>Position</w:t>
            </w:r>
          </w:p>
        </w:tc>
        <w:tc>
          <w:tcPr>
            <w:tcW w:w="5130" w:type="dxa"/>
            <w:shd w:val="clear" w:color="auto" w:fill="C0C0C0"/>
          </w:tcPr>
          <w:p w14:paraId="1534BE32" w14:textId="77777777" w:rsidR="00610810" w:rsidRPr="00006F24" w:rsidRDefault="00610810" w:rsidP="00610810">
            <w:pPr>
              <w:pStyle w:val="InstructionalText"/>
              <w:jc w:val="center"/>
              <w:rPr>
                <w:rFonts w:ascii="Times New Roman" w:hAnsi="Times New Roman"/>
                <w:b/>
                <w:sz w:val="22"/>
                <w:szCs w:val="22"/>
              </w:rPr>
            </w:pPr>
            <w:r w:rsidRPr="00006F24">
              <w:rPr>
                <w:rFonts w:ascii="Times New Roman" w:hAnsi="Times New Roman"/>
                <w:b/>
                <w:i w:val="0"/>
                <w:color w:val="000000"/>
                <w:sz w:val="22"/>
                <w:szCs w:val="22"/>
              </w:rPr>
              <w:t>Description</w:t>
            </w:r>
          </w:p>
        </w:tc>
      </w:tr>
      <w:tr w:rsidR="00610810" w:rsidRPr="00006F24" w14:paraId="1534BE38" w14:textId="77777777" w:rsidTr="00010CF6">
        <w:trPr>
          <w:cantSplit/>
          <w:trHeight w:val="1115"/>
        </w:trPr>
        <w:tc>
          <w:tcPr>
            <w:tcW w:w="2421" w:type="dxa"/>
            <w:shd w:val="clear" w:color="auto" w:fill="auto"/>
          </w:tcPr>
          <w:p w14:paraId="1534BE34" w14:textId="77777777" w:rsidR="00610810" w:rsidRPr="00006F24" w:rsidRDefault="00D44364" w:rsidP="00610810">
            <w:pPr>
              <w:pStyle w:val="InstructionalText"/>
              <w:rPr>
                <w:rFonts w:ascii="Times New Roman" w:hAnsi="Times New Roman"/>
                <w:i w:val="0"/>
                <w:color w:val="000000"/>
                <w:sz w:val="22"/>
                <w:szCs w:val="22"/>
              </w:rPr>
            </w:pPr>
            <w:r w:rsidRPr="00D44364">
              <w:rPr>
                <w:rFonts w:ascii="Times New Roman" w:hAnsi="Times New Roman"/>
                <w:i w:val="0"/>
                <w:color w:val="000000"/>
                <w:sz w:val="22"/>
                <w:szCs w:val="22"/>
              </w:rPr>
              <w:t>FILE-REF-ID</w:t>
            </w:r>
          </w:p>
        </w:tc>
        <w:tc>
          <w:tcPr>
            <w:tcW w:w="1390" w:type="dxa"/>
            <w:shd w:val="clear" w:color="auto" w:fill="auto"/>
          </w:tcPr>
          <w:p w14:paraId="1534BE35" w14:textId="77777777" w:rsidR="00610810" w:rsidRPr="00006F24" w:rsidRDefault="00610810" w:rsidP="00D44364">
            <w:pPr>
              <w:pStyle w:val="InstructionalText"/>
              <w:rPr>
                <w:rFonts w:ascii="Times New Roman" w:hAnsi="Times New Roman"/>
                <w:i w:val="0"/>
                <w:color w:val="auto"/>
                <w:sz w:val="22"/>
                <w:szCs w:val="22"/>
              </w:rPr>
            </w:pPr>
            <w:proofErr w:type="gramStart"/>
            <w:r w:rsidRPr="00006F24">
              <w:rPr>
                <w:rFonts w:ascii="Times New Roman" w:hAnsi="Times New Roman"/>
                <w:i w:val="0"/>
                <w:color w:val="auto"/>
                <w:sz w:val="22"/>
                <w:szCs w:val="22"/>
              </w:rPr>
              <w:t>Char  X</w:t>
            </w:r>
            <w:proofErr w:type="gramEnd"/>
            <w:r w:rsidRPr="00006F24">
              <w:rPr>
                <w:rFonts w:ascii="Times New Roman" w:hAnsi="Times New Roman"/>
                <w:i w:val="0"/>
                <w:color w:val="auto"/>
                <w:sz w:val="22"/>
                <w:szCs w:val="22"/>
              </w:rPr>
              <w:t>(</w:t>
            </w:r>
            <w:r w:rsidR="00D44364">
              <w:rPr>
                <w:rFonts w:ascii="Times New Roman" w:hAnsi="Times New Roman"/>
                <w:i w:val="0"/>
                <w:color w:val="auto"/>
                <w:sz w:val="22"/>
                <w:szCs w:val="22"/>
              </w:rPr>
              <w:t>3</w:t>
            </w:r>
            <w:r w:rsidRPr="00006F24">
              <w:rPr>
                <w:rFonts w:ascii="Times New Roman" w:hAnsi="Times New Roman"/>
                <w:i w:val="0"/>
                <w:color w:val="auto"/>
                <w:sz w:val="22"/>
                <w:szCs w:val="22"/>
              </w:rPr>
              <w:t>2)</w:t>
            </w:r>
          </w:p>
        </w:tc>
        <w:tc>
          <w:tcPr>
            <w:tcW w:w="977" w:type="dxa"/>
          </w:tcPr>
          <w:p w14:paraId="1534BE36" w14:textId="77777777" w:rsidR="00610810" w:rsidRPr="00006F24" w:rsidRDefault="00610810" w:rsidP="00010CF6">
            <w:pPr>
              <w:pStyle w:val="InstructionalText"/>
              <w:jc w:val="center"/>
              <w:rPr>
                <w:rFonts w:ascii="Times New Roman" w:hAnsi="Times New Roman"/>
                <w:i w:val="0"/>
                <w:color w:val="auto"/>
                <w:sz w:val="22"/>
                <w:szCs w:val="22"/>
              </w:rPr>
            </w:pPr>
            <w:r w:rsidRPr="00006F24">
              <w:rPr>
                <w:rFonts w:ascii="Times New Roman" w:hAnsi="Times New Roman"/>
                <w:i w:val="0"/>
                <w:color w:val="auto"/>
                <w:sz w:val="22"/>
                <w:szCs w:val="22"/>
              </w:rPr>
              <w:t>1</w:t>
            </w:r>
          </w:p>
        </w:tc>
        <w:tc>
          <w:tcPr>
            <w:tcW w:w="5130" w:type="dxa"/>
            <w:shd w:val="clear" w:color="auto" w:fill="auto"/>
          </w:tcPr>
          <w:p w14:paraId="1534BE37" w14:textId="77777777" w:rsidR="00610810" w:rsidRPr="00006F24" w:rsidRDefault="00610810"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The applicant’s driver license or ID card number with zeroes prepended to make the string length equal to twelve characters.</w:t>
            </w:r>
          </w:p>
        </w:tc>
      </w:tr>
      <w:tr w:rsidR="0023532D" w:rsidRPr="00006F24" w14:paraId="1534BE3E" w14:textId="77777777" w:rsidTr="00010CF6">
        <w:trPr>
          <w:cantSplit/>
        </w:trPr>
        <w:tc>
          <w:tcPr>
            <w:tcW w:w="2421" w:type="dxa"/>
            <w:shd w:val="clear" w:color="auto" w:fill="auto"/>
          </w:tcPr>
          <w:p w14:paraId="1534BE39" w14:textId="77777777" w:rsidR="0023532D" w:rsidRPr="00006F24" w:rsidRDefault="0023532D" w:rsidP="00610810">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DATE-1</w:t>
            </w:r>
          </w:p>
        </w:tc>
        <w:tc>
          <w:tcPr>
            <w:tcW w:w="1390" w:type="dxa"/>
            <w:shd w:val="clear" w:color="auto" w:fill="auto"/>
          </w:tcPr>
          <w:p w14:paraId="1534BE3A" w14:textId="77777777" w:rsidR="0023532D" w:rsidRPr="00006F24" w:rsidRDefault="0023532D"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10)</w:t>
            </w:r>
          </w:p>
        </w:tc>
        <w:tc>
          <w:tcPr>
            <w:tcW w:w="977" w:type="dxa"/>
          </w:tcPr>
          <w:p w14:paraId="1534BE3B" w14:textId="77777777" w:rsidR="0023532D"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34</w:t>
            </w:r>
          </w:p>
        </w:tc>
        <w:tc>
          <w:tcPr>
            <w:tcW w:w="5130" w:type="dxa"/>
            <w:shd w:val="clear" w:color="auto" w:fill="auto"/>
          </w:tcPr>
          <w:p w14:paraId="1534BE3C" w14:textId="77777777" w:rsidR="0023532D" w:rsidRPr="00006F24" w:rsidRDefault="0023532D" w:rsidP="00610810">
            <w:pPr>
              <w:pStyle w:val="InstructionalText"/>
              <w:spacing w:before="0" w:after="0"/>
              <w:rPr>
                <w:rFonts w:ascii="Times New Roman" w:hAnsi="Times New Roman"/>
                <w:i w:val="0"/>
                <w:color w:val="auto"/>
                <w:sz w:val="22"/>
                <w:szCs w:val="22"/>
              </w:rPr>
            </w:pPr>
            <w:r w:rsidRPr="00006F24">
              <w:rPr>
                <w:rFonts w:ascii="Times New Roman" w:hAnsi="Times New Roman"/>
                <w:i w:val="0"/>
                <w:color w:val="auto"/>
                <w:sz w:val="22"/>
                <w:szCs w:val="22"/>
              </w:rPr>
              <w:t xml:space="preserve">The most current date to check </w:t>
            </w:r>
          </w:p>
          <w:p w14:paraId="1534BE3D" w14:textId="77777777" w:rsidR="0023532D" w:rsidRPr="00006F24" w:rsidRDefault="00006F24" w:rsidP="00610810">
            <w:pPr>
              <w:pStyle w:val="InstructionalText"/>
              <w:spacing w:before="0" w:after="0"/>
              <w:rPr>
                <w:rFonts w:ascii="Times New Roman" w:hAnsi="Times New Roman"/>
                <w:i w:val="0"/>
                <w:color w:val="auto"/>
                <w:sz w:val="22"/>
                <w:szCs w:val="22"/>
              </w:rPr>
            </w:pPr>
            <w:r w:rsidRPr="00006F24">
              <w:rPr>
                <w:rFonts w:ascii="Times New Roman" w:hAnsi="Times New Roman"/>
                <w:i w:val="0"/>
                <w:color w:val="auto"/>
                <w:sz w:val="22"/>
                <w:szCs w:val="22"/>
              </w:rPr>
              <w:t>Driver</w:t>
            </w:r>
            <w:r w:rsidR="0023532D" w:rsidRPr="00006F24">
              <w:rPr>
                <w:rFonts w:ascii="Times New Roman" w:hAnsi="Times New Roman"/>
                <w:i w:val="0"/>
                <w:color w:val="auto"/>
                <w:sz w:val="22"/>
                <w:szCs w:val="22"/>
              </w:rPr>
              <w:t xml:space="preserve"> license issuance and vehicle registration against.</w:t>
            </w:r>
          </w:p>
        </w:tc>
      </w:tr>
      <w:tr w:rsidR="0023532D" w:rsidRPr="00006F24" w14:paraId="1534BE44" w14:textId="77777777" w:rsidTr="00010CF6">
        <w:trPr>
          <w:cantSplit/>
        </w:trPr>
        <w:tc>
          <w:tcPr>
            <w:tcW w:w="2421" w:type="dxa"/>
            <w:shd w:val="clear" w:color="auto" w:fill="auto"/>
          </w:tcPr>
          <w:p w14:paraId="1534BE3F" w14:textId="77777777" w:rsidR="0023532D" w:rsidRPr="00006F24" w:rsidRDefault="0023532D" w:rsidP="00610810">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DATE-2</w:t>
            </w:r>
          </w:p>
        </w:tc>
        <w:tc>
          <w:tcPr>
            <w:tcW w:w="1390" w:type="dxa"/>
            <w:shd w:val="clear" w:color="auto" w:fill="auto"/>
          </w:tcPr>
          <w:p w14:paraId="1534BE40" w14:textId="77777777" w:rsidR="0023532D" w:rsidRPr="00006F24" w:rsidRDefault="0023532D"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10)</w:t>
            </w:r>
          </w:p>
        </w:tc>
        <w:tc>
          <w:tcPr>
            <w:tcW w:w="977" w:type="dxa"/>
          </w:tcPr>
          <w:p w14:paraId="1534BE41" w14:textId="77777777" w:rsidR="0023532D"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45</w:t>
            </w:r>
          </w:p>
        </w:tc>
        <w:tc>
          <w:tcPr>
            <w:tcW w:w="5130" w:type="dxa"/>
            <w:shd w:val="clear" w:color="auto" w:fill="auto"/>
          </w:tcPr>
          <w:p w14:paraId="1534BE42" w14:textId="77777777" w:rsidR="0023532D" w:rsidRPr="00006F24" w:rsidRDefault="0023532D" w:rsidP="00610810">
            <w:pPr>
              <w:pStyle w:val="InstructionalText"/>
              <w:spacing w:before="0" w:after="0"/>
              <w:rPr>
                <w:rFonts w:ascii="Times New Roman" w:hAnsi="Times New Roman"/>
                <w:i w:val="0"/>
                <w:color w:val="auto"/>
                <w:sz w:val="22"/>
                <w:szCs w:val="22"/>
              </w:rPr>
            </w:pPr>
            <w:r w:rsidRPr="00006F24">
              <w:rPr>
                <w:rFonts w:ascii="Times New Roman" w:hAnsi="Times New Roman"/>
                <w:i w:val="0"/>
                <w:color w:val="auto"/>
                <w:sz w:val="22"/>
                <w:szCs w:val="22"/>
              </w:rPr>
              <w:t xml:space="preserve">The second date to check </w:t>
            </w:r>
          </w:p>
          <w:p w14:paraId="1534BE43" w14:textId="77777777" w:rsidR="0023532D" w:rsidRPr="00006F24" w:rsidRDefault="00006F24" w:rsidP="00610810">
            <w:pPr>
              <w:pStyle w:val="InstructionalText"/>
              <w:spacing w:before="0" w:after="0"/>
              <w:rPr>
                <w:rFonts w:ascii="Times New Roman" w:hAnsi="Times New Roman"/>
                <w:i w:val="0"/>
                <w:color w:val="auto"/>
                <w:sz w:val="22"/>
                <w:szCs w:val="22"/>
              </w:rPr>
            </w:pPr>
            <w:r w:rsidRPr="00006F24">
              <w:rPr>
                <w:rFonts w:ascii="Times New Roman" w:hAnsi="Times New Roman"/>
                <w:i w:val="0"/>
                <w:color w:val="auto"/>
                <w:sz w:val="22"/>
                <w:szCs w:val="22"/>
              </w:rPr>
              <w:t>Driver</w:t>
            </w:r>
            <w:r w:rsidR="0023532D" w:rsidRPr="00006F24">
              <w:rPr>
                <w:rFonts w:ascii="Times New Roman" w:hAnsi="Times New Roman"/>
                <w:i w:val="0"/>
                <w:color w:val="auto"/>
                <w:sz w:val="22"/>
                <w:szCs w:val="22"/>
              </w:rPr>
              <w:t xml:space="preserve"> license issuance and vehicle registration against.</w:t>
            </w:r>
          </w:p>
        </w:tc>
      </w:tr>
      <w:tr w:rsidR="0023532D" w:rsidRPr="00006F24" w14:paraId="1534BE4A" w14:textId="77777777" w:rsidTr="00010CF6">
        <w:trPr>
          <w:cantSplit/>
        </w:trPr>
        <w:tc>
          <w:tcPr>
            <w:tcW w:w="2421" w:type="dxa"/>
            <w:shd w:val="clear" w:color="auto" w:fill="auto"/>
          </w:tcPr>
          <w:p w14:paraId="1534BE45" w14:textId="77777777" w:rsidR="0023532D" w:rsidRPr="00006F24" w:rsidRDefault="0023532D" w:rsidP="00610810">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lastRenderedPageBreak/>
              <w:t>DATE-3</w:t>
            </w:r>
          </w:p>
        </w:tc>
        <w:tc>
          <w:tcPr>
            <w:tcW w:w="1390" w:type="dxa"/>
            <w:shd w:val="clear" w:color="auto" w:fill="auto"/>
          </w:tcPr>
          <w:p w14:paraId="1534BE46" w14:textId="77777777" w:rsidR="0023532D" w:rsidRPr="00006F24" w:rsidRDefault="0023532D"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10)</w:t>
            </w:r>
          </w:p>
        </w:tc>
        <w:tc>
          <w:tcPr>
            <w:tcW w:w="977" w:type="dxa"/>
          </w:tcPr>
          <w:p w14:paraId="1534BE47" w14:textId="77777777" w:rsidR="0023532D"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56</w:t>
            </w:r>
          </w:p>
        </w:tc>
        <w:tc>
          <w:tcPr>
            <w:tcW w:w="5130" w:type="dxa"/>
            <w:shd w:val="clear" w:color="auto" w:fill="auto"/>
          </w:tcPr>
          <w:p w14:paraId="1534BE48" w14:textId="77777777" w:rsidR="0023532D" w:rsidRPr="00006F24" w:rsidRDefault="0023532D" w:rsidP="00610810">
            <w:pPr>
              <w:pStyle w:val="InstructionalText"/>
              <w:spacing w:before="0" w:after="0"/>
              <w:rPr>
                <w:rFonts w:ascii="Times New Roman" w:hAnsi="Times New Roman"/>
                <w:i w:val="0"/>
                <w:color w:val="auto"/>
                <w:sz w:val="22"/>
                <w:szCs w:val="22"/>
              </w:rPr>
            </w:pPr>
            <w:r w:rsidRPr="00006F24">
              <w:rPr>
                <w:rFonts w:ascii="Times New Roman" w:hAnsi="Times New Roman"/>
                <w:i w:val="0"/>
                <w:color w:val="auto"/>
                <w:sz w:val="22"/>
                <w:szCs w:val="22"/>
              </w:rPr>
              <w:t xml:space="preserve">The third date to check </w:t>
            </w:r>
          </w:p>
          <w:p w14:paraId="1534BE49" w14:textId="77777777" w:rsidR="0023532D" w:rsidRPr="00006F24" w:rsidRDefault="00006F24" w:rsidP="00610810">
            <w:pPr>
              <w:pStyle w:val="InstructionalText"/>
              <w:spacing w:before="0" w:after="0"/>
              <w:rPr>
                <w:rFonts w:ascii="Times New Roman" w:hAnsi="Times New Roman"/>
                <w:i w:val="0"/>
                <w:color w:val="auto"/>
                <w:sz w:val="22"/>
                <w:szCs w:val="22"/>
              </w:rPr>
            </w:pPr>
            <w:r w:rsidRPr="00006F24">
              <w:rPr>
                <w:rFonts w:ascii="Times New Roman" w:hAnsi="Times New Roman"/>
                <w:i w:val="0"/>
                <w:color w:val="auto"/>
                <w:sz w:val="22"/>
                <w:szCs w:val="22"/>
              </w:rPr>
              <w:t>Driver</w:t>
            </w:r>
            <w:r w:rsidR="0023532D" w:rsidRPr="00006F24">
              <w:rPr>
                <w:rFonts w:ascii="Times New Roman" w:hAnsi="Times New Roman"/>
                <w:i w:val="0"/>
                <w:color w:val="auto"/>
                <w:sz w:val="22"/>
                <w:szCs w:val="22"/>
              </w:rPr>
              <w:t xml:space="preserve"> license issuance and vehicle registration against.</w:t>
            </w:r>
          </w:p>
        </w:tc>
      </w:tr>
      <w:tr w:rsidR="0023532D" w:rsidRPr="00006F24" w14:paraId="1534BE4F" w14:textId="77777777" w:rsidTr="00010CF6">
        <w:trPr>
          <w:cantSplit/>
          <w:trHeight w:val="845"/>
        </w:trPr>
        <w:tc>
          <w:tcPr>
            <w:tcW w:w="2421" w:type="dxa"/>
            <w:shd w:val="clear" w:color="auto" w:fill="auto"/>
          </w:tcPr>
          <w:p w14:paraId="1534BE4B" w14:textId="77777777" w:rsidR="0023532D" w:rsidRPr="00006F24" w:rsidRDefault="0023532D" w:rsidP="00610810">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DL-ON-DATE1</w:t>
            </w:r>
          </w:p>
        </w:tc>
        <w:tc>
          <w:tcPr>
            <w:tcW w:w="1390" w:type="dxa"/>
            <w:shd w:val="clear" w:color="auto" w:fill="auto"/>
          </w:tcPr>
          <w:p w14:paraId="1534BE4C" w14:textId="77777777" w:rsidR="0023532D" w:rsidRPr="00006F24" w:rsidRDefault="0023532D"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00C055A4" w:rsidRPr="00006F24">
              <w:rPr>
                <w:rFonts w:ascii="Times New Roman" w:hAnsi="Times New Roman"/>
                <w:i w:val="0"/>
                <w:color w:val="auto"/>
                <w:sz w:val="22"/>
                <w:szCs w:val="22"/>
              </w:rPr>
              <w:t>0</w:t>
            </w:r>
            <w:r w:rsidRPr="00006F24">
              <w:rPr>
                <w:rFonts w:ascii="Times New Roman" w:hAnsi="Times New Roman"/>
                <w:i w:val="0"/>
                <w:color w:val="auto"/>
                <w:sz w:val="22"/>
                <w:szCs w:val="22"/>
              </w:rPr>
              <w:t>1)</w:t>
            </w:r>
          </w:p>
        </w:tc>
        <w:tc>
          <w:tcPr>
            <w:tcW w:w="977" w:type="dxa"/>
          </w:tcPr>
          <w:p w14:paraId="1534BE4D" w14:textId="77777777" w:rsidR="0023532D"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58</w:t>
            </w:r>
          </w:p>
        </w:tc>
        <w:tc>
          <w:tcPr>
            <w:tcW w:w="5130" w:type="dxa"/>
            <w:shd w:val="clear" w:color="auto" w:fill="auto"/>
          </w:tcPr>
          <w:p w14:paraId="1534BE4E" w14:textId="77777777" w:rsidR="0023532D" w:rsidRPr="00006F24" w:rsidRDefault="0023532D"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Whether, according to DMV records, the applicant had a valid DL or ID card issuance on DATE1 (Y/N). </w:t>
            </w:r>
          </w:p>
        </w:tc>
      </w:tr>
      <w:tr w:rsidR="00C055A4" w:rsidRPr="00006F24" w14:paraId="1534BE54" w14:textId="77777777" w:rsidTr="00010CF6">
        <w:trPr>
          <w:cantSplit/>
        </w:trPr>
        <w:tc>
          <w:tcPr>
            <w:tcW w:w="2421" w:type="dxa"/>
            <w:shd w:val="clear" w:color="auto" w:fill="auto"/>
          </w:tcPr>
          <w:p w14:paraId="1534BE50" w14:textId="77777777" w:rsidR="00C055A4" w:rsidRPr="00006F24" w:rsidRDefault="00C055A4" w:rsidP="00610810">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DL-ON-DATE2</w:t>
            </w:r>
          </w:p>
        </w:tc>
        <w:tc>
          <w:tcPr>
            <w:tcW w:w="1390" w:type="dxa"/>
            <w:shd w:val="clear" w:color="auto" w:fill="auto"/>
          </w:tcPr>
          <w:p w14:paraId="1534BE51" w14:textId="77777777" w:rsidR="00C055A4" w:rsidRPr="00006F24" w:rsidRDefault="00C055A4"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01)</w:t>
            </w:r>
          </w:p>
        </w:tc>
        <w:tc>
          <w:tcPr>
            <w:tcW w:w="977" w:type="dxa"/>
          </w:tcPr>
          <w:p w14:paraId="1534BE52" w14:textId="77777777" w:rsidR="00C055A4"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60</w:t>
            </w:r>
          </w:p>
        </w:tc>
        <w:tc>
          <w:tcPr>
            <w:tcW w:w="5130" w:type="dxa"/>
            <w:shd w:val="clear" w:color="auto" w:fill="auto"/>
          </w:tcPr>
          <w:p w14:paraId="1534BE53" w14:textId="77777777" w:rsidR="00C055A4" w:rsidRPr="00006F24" w:rsidRDefault="00C055A4"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Whether, according to DMV records, the applicant had a valid DL or ID card issuance on DATE2 (Y/N).</w:t>
            </w:r>
          </w:p>
        </w:tc>
      </w:tr>
      <w:tr w:rsidR="00C055A4" w:rsidRPr="00006F24" w14:paraId="1534BE59" w14:textId="77777777" w:rsidTr="00010CF6">
        <w:trPr>
          <w:cantSplit/>
        </w:trPr>
        <w:tc>
          <w:tcPr>
            <w:tcW w:w="2421" w:type="dxa"/>
            <w:shd w:val="clear" w:color="auto" w:fill="auto"/>
          </w:tcPr>
          <w:p w14:paraId="1534BE55" w14:textId="77777777" w:rsidR="00C055A4" w:rsidRPr="00006F24" w:rsidRDefault="00C055A4" w:rsidP="00610810">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DL-ON-DATE3</w:t>
            </w:r>
          </w:p>
        </w:tc>
        <w:tc>
          <w:tcPr>
            <w:tcW w:w="1390" w:type="dxa"/>
            <w:shd w:val="clear" w:color="auto" w:fill="auto"/>
          </w:tcPr>
          <w:p w14:paraId="1534BE56" w14:textId="77777777" w:rsidR="00C055A4" w:rsidRPr="00006F24" w:rsidRDefault="00C055A4"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01)</w:t>
            </w:r>
          </w:p>
        </w:tc>
        <w:tc>
          <w:tcPr>
            <w:tcW w:w="977" w:type="dxa"/>
          </w:tcPr>
          <w:p w14:paraId="1534BE57" w14:textId="77777777" w:rsidR="00C055A4"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62</w:t>
            </w:r>
          </w:p>
        </w:tc>
        <w:tc>
          <w:tcPr>
            <w:tcW w:w="5130" w:type="dxa"/>
            <w:shd w:val="clear" w:color="auto" w:fill="auto"/>
          </w:tcPr>
          <w:p w14:paraId="1534BE58" w14:textId="77777777" w:rsidR="00C055A4" w:rsidRPr="00006F24" w:rsidRDefault="00C055A4" w:rsidP="00010CF6">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Whether, according to DMV records, the applicant had a valid DL or ID card issuance on DATE3 (Y/N)</w:t>
            </w:r>
          </w:p>
        </w:tc>
      </w:tr>
      <w:tr w:rsidR="00C055A4" w:rsidRPr="00006F24" w14:paraId="1534BE5E" w14:textId="77777777" w:rsidTr="00010CF6">
        <w:trPr>
          <w:cantSplit/>
        </w:trPr>
        <w:tc>
          <w:tcPr>
            <w:tcW w:w="2421" w:type="dxa"/>
            <w:shd w:val="clear" w:color="auto" w:fill="auto"/>
          </w:tcPr>
          <w:p w14:paraId="1534BE5A" w14:textId="77777777" w:rsidR="00C055A4" w:rsidRPr="00006F24" w:rsidRDefault="00C055A4" w:rsidP="00610810">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SOUT-VR-RESP-1</w:t>
            </w:r>
          </w:p>
        </w:tc>
        <w:tc>
          <w:tcPr>
            <w:tcW w:w="1390" w:type="dxa"/>
            <w:shd w:val="clear" w:color="auto" w:fill="auto"/>
          </w:tcPr>
          <w:p w14:paraId="1534BE5B" w14:textId="77777777" w:rsidR="00C055A4" w:rsidRPr="00006F24" w:rsidRDefault="00C055A4"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01)</w:t>
            </w:r>
          </w:p>
        </w:tc>
        <w:tc>
          <w:tcPr>
            <w:tcW w:w="977" w:type="dxa"/>
          </w:tcPr>
          <w:p w14:paraId="1534BE5C" w14:textId="77777777" w:rsidR="00C055A4"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64</w:t>
            </w:r>
          </w:p>
        </w:tc>
        <w:tc>
          <w:tcPr>
            <w:tcW w:w="5130" w:type="dxa"/>
            <w:shd w:val="clear" w:color="auto" w:fill="auto"/>
          </w:tcPr>
          <w:p w14:paraId="1534BE5D" w14:textId="77777777" w:rsidR="00C055A4" w:rsidRPr="00006F24" w:rsidRDefault="00C055A4"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Whether, according to DMV records, the applicant had a valid vehicle registration on DATE1 (Y/N).</w:t>
            </w:r>
          </w:p>
        </w:tc>
      </w:tr>
      <w:tr w:rsidR="00C055A4" w:rsidRPr="00006F24" w14:paraId="1534BE63" w14:textId="77777777" w:rsidTr="00010CF6">
        <w:trPr>
          <w:cantSplit/>
        </w:trPr>
        <w:tc>
          <w:tcPr>
            <w:tcW w:w="2421" w:type="dxa"/>
            <w:shd w:val="clear" w:color="auto" w:fill="auto"/>
          </w:tcPr>
          <w:p w14:paraId="1534BE5F" w14:textId="77777777" w:rsidR="00C055A4" w:rsidRPr="00006F24" w:rsidRDefault="00C055A4" w:rsidP="00C055A4">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SOUT-VR-RESP-2</w:t>
            </w:r>
          </w:p>
        </w:tc>
        <w:tc>
          <w:tcPr>
            <w:tcW w:w="1390" w:type="dxa"/>
            <w:shd w:val="clear" w:color="auto" w:fill="auto"/>
          </w:tcPr>
          <w:p w14:paraId="1534BE60" w14:textId="77777777" w:rsidR="00C055A4" w:rsidRPr="00006F24" w:rsidRDefault="00C055A4"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01)</w:t>
            </w:r>
          </w:p>
        </w:tc>
        <w:tc>
          <w:tcPr>
            <w:tcW w:w="977" w:type="dxa"/>
          </w:tcPr>
          <w:p w14:paraId="1534BE61" w14:textId="77777777" w:rsidR="00C055A4"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66</w:t>
            </w:r>
          </w:p>
        </w:tc>
        <w:tc>
          <w:tcPr>
            <w:tcW w:w="5130" w:type="dxa"/>
            <w:shd w:val="clear" w:color="auto" w:fill="auto"/>
          </w:tcPr>
          <w:p w14:paraId="1534BE62" w14:textId="77777777" w:rsidR="00C055A4" w:rsidRPr="00006F24" w:rsidRDefault="00C055A4" w:rsidP="00610810">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Whether, according to DMV records, the applicant had a valid vehicle registration on DATE2 (Y/N).</w:t>
            </w:r>
          </w:p>
        </w:tc>
      </w:tr>
      <w:tr w:rsidR="00C055A4" w:rsidRPr="00006F24" w14:paraId="1534BE68" w14:textId="77777777" w:rsidTr="00010CF6">
        <w:trPr>
          <w:cantSplit/>
        </w:trPr>
        <w:tc>
          <w:tcPr>
            <w:tcW w:w="2421" w:type="dxa"/>
            <w:shd w:val="clear" w:color="auto" w:fill="auto"/>
          </w:tcPr>
          <w:p w14:paraId="1534BE64" w14:textId="77777777" w:rsidR="00C055A4" w:rsidRPr="00006F24" w:rsidRDefault="00C055A4" w:rsidP="00C055A4">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SOUT-VR-RESP-3</w:t>
            </w:r>
          </w:p>
        </w:tc>
        <w:tc>
          <w:tcPr>
            <w:tcW w:w="1390" w:type="dxa"/>
            <w:shd w:val="clear" w:color="auto" w:fill="auto"/>
          </w:tcPr>
          <w:p w14:paraId="1534BE65" w14:textId="77777777" w:rsidR="00C055A4" w:rsidRPr="00006F24" w:rsidRDefault="00C055A4" w:rsidP="00962769">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01)</w:t>
            </w:r>
          </w:p>
        </w:tc>
        <w:tc>
          <w:tcPr>
            <w:tcW w:w="977" w:type="dxa"/>
          </w:tcPr>
          <w:p w14:paraId="1534BE66" w14:textId="77777777" w:rsidR="00C055A4"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68</w:t>
            </w:r>
          </w:p>
        </w:tc>
        <w:tc>
          <w:tcPr>
            <w:tcW w:w="5130" w:type="dxa"/>
            <w:shd w:val="clear" w:color="auto" w:fill="auto"/>
          </w:tcPr>
          <w:p w14:paraId="1534BE67" w14:textId="5F9958C2" w:rsidR="00C055A4" w:rsidRPr="00006F24" w:rsidRDefault="00C055A4" w:rsidP="00962769">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Whether, according to DMV records, the applicant had a valid vehicle registration on </w:t>
            </w:r>
            <w:commentRangeStart w:id="28"/>
            <w:r w:rsidRPr="000F559A">
              <w:rPr>
                <w:rFonts w:ascii="Times New Roman" w:hAnsi="Times New Roman"/>
                <w:i w:val="0"/>
                <w:color w:val="auto"/>
                <w:sz w:val="22"/>
                <w:szCs w:val="22"/>
              </w:rPr>
              <w:t>DATE</w:t>
            </w:r>
            <w:ins w:id="29" w:author="Marty Flournory" w:date="2017-02-14T16:01:00Z">
              <w:r w:rsidR="005F552B" w:rsidRPr="00165549">
                <w:rPr>
                  <w:rFonts w:ascii="Times New Roman" w:hAnsi="Times New Roman"/>
                  <w:i w:val="0"/>
                  <w:color w:val="auto"/>
                  <w:sz w:val="22"/>
                  <w:szCs w:val="22"/>
                </w:rPr>
                <w:t>3</w:t>
              </w:r>
            </w:ins>
            <w:del w:id="30" w:author="Marty Flournory" w:date="2017-02-14T16:00:00Z">
              <w:r w:rsidRPr="00165549" w:rsidDel="005F552B">
                <w:rPr>
                  <w:rFonts w:ascii="Times New Roman" w:hAnsi="Times New Roman"/>
                  <w:i w:val="0"/>
                  <w:color w:val="auto"/>
                  <w:sz w:val="22"/>
                  <w:szCs w:val="22"/>
                </w:rPr>
                <w:delText>2</w:delText>
              </w:r>
            </w:del>
            <w:r w:rsidRPr="00165549">
              <w:rPr>
                <w:rFonts w:ascii="Times New Roman" w:hAnsi="Times New Roman"/>
                <w:i w:val="0"/>
                <w:color w:val="auto"/>
                <w:sz w:val="22"/>
                <w:szCs w:val="22"/>
              </w:rPr>
              <w:t xml:space="preserve"> </w:t>
            </w:r>
            <w:commentRangeEnd w:id="28"/>
            <w:r w:rsidR="00AF0947" w:rsidRPr="00165549">
              <w:rPr>
                <w:rStyle w:val="CommentReference"/>
                <w:rFonts w:ascii="Times New Roman" w:hAnsi="Times New Roman"/>
                <w:i w:val="0"/>
                <w:color w:val="auto"/>
              </w:rPr>
              <w:commentReference w:id="28"/>
            </w:r>
            <w:r w:rsidRPr="00006F24">
              <w:rPr>
                <w:rFonts w:ascii="Times New Roman" w:hAnsi="Times New Roman"/>
                <w:i w:val="0"/>
                <w:color w:val="auto"/>
                <w:sz w:val="22"/>
                <w:szCs w:val="22"/>
              </w:rPr>
              <w:t>(Y/N).</w:t>
            </w:r>
          </w:p>
        </w:tc>
      </w:tr>
      <w:tr w:rsidR="00C016C8" w:rsidRPr="00006F24" w14:paraId="1534BE6D" w14:textId="77777777" w:rsidTr="00010CF6">
        <w:trPr>
          <w:cantSplit/>
        </w:trPr>
        <w:tc>
          <w:tcPr>
            <w:tcW w:w="2421" w:type="dxa"/>
            <w:shd w:val="clear" w:color="auto" w:fill="auto"/>
          </w:tcPr>
          <w:p w14:paraId="1534BE69" w14:textId="77777777" w:rsidR="00C016C8" w:rsidRPr="00006F24" w:rsidRDefault="00C016C8" w:rsidP="00C055A4">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SOUT-DECEASED-DT</w:t>
            </w:r>
          </w:p>
        </w:tc>
        <w:tc>
          <w:tcPr>
            <w:tcW w:w="1390" w:type="dxa"/>
            <w:shd w:val="clear" w:color="auto" w:fill="auto"/>
          </w:tcPr>
          <w:p w14:paraId="1534BE6A" w14:textId="77777777" w:rsidR="00C016C8" w:rsidRPr="00006F24" w:rsidRDefault="00C016C8" w:rsidP="00962769">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Pr="00006F24">
              <w:rPr>
                <w:rFonts w:ascii="Times New Roman" w:hAnsi="Times New Roman"/>
                <w:i w:val="0"/>
                <w:color w:val="auto"/>
                <w:sz w:val="22"/>
                <w:szCs w:val="22"/>
              </w:rPr>
              <w:t>10)</w:t>
            </w:r>
          </w:p>
        </w:tc>
        <w:tc>
          <w:tcPr>
            <w:tcW w:w="977" w:type="dxa"/>
          </w:tcPr>
          <w:p w14:paraId="1534BE6B" w14:textId="77777777" w:rsidR="00C016C8"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70</w:t>
            </w:r>
          </w:p>
        </w:tc>
        <w:tc>
          <w:tcPr>
            <w:tcW w:w="5130" w:type="dxa"/>
            <w:shd w:val="clear" w:color="auto" w:fill="auto"/>
          </w:tcPr>
          <w:p w14:paraId="1534BE6C" w14:textId="77777777" w:rsidR="00C016C8" w:rsidRPr="00006F24" w:rsidRDefault="00C016C8" w:rsidP="00C016C8">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IF CZ-DECEASED has a date on the MVD_CITIZEN table.</w:t>
            </w:r>
          </w:p>
        </w:tc>
      </w:tr>
      <w:tr w:rsidR="00C016C8" w:rsidRPr="00006F24" w14:paraId="1534BE72" w14:textId="77777777" w:rsidTr="00010CF6">
        <w:trPr>
          <w:cantSplit/>
        </w:trPr>
        <w:tc>
          <w:tcPr>
            <w:tcW w:w="2421" w:type="dxa"/>
            <w:shd w:val="clear" w:color="auto" w:fill="auto"/>
          </w:tcPr>
          <w:p w14:paraId="1534BE6E" w14:textId="77777777" w:rsidR="00C016C8" w:rsidRPr="00006F24" w:rsidRDefault="00C016C8" w:rsidP="00D44364">
            <w:pPr>
              <w:pStyle w:val="InstructionalText"/>
              <w:rPr>
                <w:rFonts w:ascii="Times New Roman" w:hAnsi="Times New Roman"/>
                <w:i w:val="0"/>
                <w:color w:val="000000"/>
                <w:sz w:val="22"/>
                <w:szCs w:val="22"/>
              </w:rPr>
            </w:pPr>
            <w:r w:rsidRPr="00006F24">
              <w:rPr>
                <w:rFonts w:ascii="Times New Roman" w:hAnsi="Times New Roman"/>
                <w:i w:val="0"/>
                <w:color w:val="000000"/>
                <w:sz w:val="22"/>
                <w:szCs w:val="22"/>
              </w:rPr>
              <w:t>SOUT-ERROR-</w:t>
            </w:r>
            <w:r w:rsidR="00D44364">
              <w:rPr>
                <w:rFonts w:ascii="Times New Roman" w:hAnsi="Times New Roman"/>
                <w:i w:val="0"/>
                <w:color w:val="000000"/>
                <w:sz w:val="22"/>
                <w:szCs w:val="22"/>
              </w:rPr>
              <w:t>CODE</w:t>
            </w:r>
          </w:p>
        </w:tc>
        <w:tc>
          <w:tcPr>
            <w:tcW w:w="1390" w:type="dxa"/>
            <w:shd w:val="clear" w:color="auto" w:fill="auto"/>
          </w:tcPr>
          <w:p w14:paraId="1534BE6F" w14:textId="77777777" w:rsidR="00C016C8" w:rsidRPr="00006F24" w:rsidRDefault="00C016C8" w:rsidP="00D44364">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 xml:space="preserve">Char </w:t>
            </w:r>
            <w:proofErr w:type="gramStart"/>
            <w:r w:rsidRPr="00006F24">
              <w:rPr>
                <w:rFonts w:ascii="Times New Roman" w:hAnsi="Times New Roman"/>
                <w:i w:val="0"/>
                <w:color w:val="auto"/>
                <w:sz w:val="22"/>
                <w:szCs w:val="22"/>
              </w:rPr>
              <w:t>X(</w:t>
            </w:r>
            <w:proofErr w:type="gramEnd"/>
            <w:r w:rsidR="00D44364">
              <w:rPr>
                <w:rFonts w:ascii="Times New Roman" w:hAnsi="Times New Roman"/>
                <w:i w:val="0"/>
                <w:color w:val="auto"/>
                <w:sz w:val="22"/>
                <w:szCs w:val="22"/>
              </w:rPr>
              <w:t>05</w:t>
            </w:r>
            <w:r w:rsidRPr="00006F24">
              <w:rPr>
                <w:rFonts w:ascii="Times New Roman" w:hAnsi="Times New Roman"/>
                <w:i w:val="0"/>
                <w:color w:val="auto"/>
                <w:sz w:val="22"/>
                <w:szCs w:val="22"/>
              </w:rPr>
              <w:t>)</w:t>
            </w:r>
          </w:p>
        </w:tc>
        <w:tc>
          <w:tcPr>
            <w:tcW w:w="977" w:type="dxa"/>
          </w:tcPr>
          <w:p w14:paraId="1534BE70" w14:textId="77777777" w:rsidR="00C016C8" w:rsidRPr="00006F24" w:rsidRDefault="00D44364" w:rsidP="00010CF6">
            <w:pPr>
              <w:pStyle w:val="InstructionalText"/>
              <w:jc w:val="center"/>
              <w:rPr>
                <w:rFonts w:ascii="Times New Roman" w:hAnsi="Times New Roman"/>
                <w:i w:val="0"/>
                <w:color w:val="auto"/>
                <w:sz w:val="22"/>
                <w:szCs w:val="22"/>
              </w:rPr>
            </w:pPr>
            <w:r>
              <w:rPr>
                <w:rFonts w:ascii="Times New Roman" w:hAnsi="Times New Roman"/>
                <w:i w:val="0"/>
                <w:color w:val="auto"/>
                <w:sz w:val="22"/>
                <w:szCs w:val="22"/>
              </w:rPr>
              <w:t>81</w:t>
            </w:r>
          </w:p>
        </w:tc>
        <w:tc>
          <w:tcPr>
            <w:tcW w:w="5130" w:type="dxa"/>
            <w:shd w:val="clear" w:color="auto" w:fill="auto"/>
          </w:tcPr>
          <w:p w14:paraId="1534BE71" w14:textId="77777777" w:rsidR="00C016C8" w:rsidRPr="00006F24" w:rsidRDefault="00C016C8" w:rsidP="00962769">
            <w:pPr>
              <w:pStyle w:val="InstructionalText"/>
              <w:rPr>
                <w:rFonts w:ascii="Times New Roman" w:hAnsi="Times New Roman"/>
                <w:i w:val="0"/>
                <w:color w:val="auto"/>
                <w:sz w:val="22"/>
                <w:szCs w:val="22"/>
              </w:rPr>
            </w:pPr>
            <w:r w:rsidRPr="00006F24">
              <w:rPr>
                <w:rFonts w:ascii="Times New Roman" w:hAnsi="Times New Roman"/>
                <w:i w:val="0"/>
                <w:color w:val="auto"/>
                <w:sz w:val="22"/>
                <w:szCs w:val="22"/>
              </w:rPr>
              <w:t>Literal error message i.e. ‘Record not Found’</w:t>
            </w:r>
          </w:p>
        </w:tc>
      </w:tr>
    </w:tbl>
    <w:p w14:paraId="1534BE73" w14:textId="77777777" w:rsidR="00F25E03" w:rsidRDefault="00F25E03" w:rsidP="00F25E03">
      <w:pPr>
        <w:pStyle w:val="Heading2bodytext"/>
      </w:pPr>
    </w:p>
    <w:p w14:paraId="1534BE74" w14:textId="77777777" w:rsidR="00F25E03" w:rsidRPr="00F25E03" w:rsidRDefault="00F25E03" w:rsidP="00F25E03">
      <w:pPr>
        <w:pStyle w:val="Heading2bodytext"/>
      </w:pPr>
    </w:p>
    <w:p w14:paraId="1534BE75" w14:textId="77777777" w:rsidR="00962CB5" w:rsidRDefault="00962CB5" w:rsidP="00962CB5">
      <w:pPr>
        <w:pStyle w:val="Heading2"/>
        <w:numPr>
          <w:ilvl w:val="0"/>
          <w:numId w:val="0"/>
        </w:numPr>
        <w:spacing w:after="80"/>
        <w:ind w:left="1008"/>
        <w:rPr>
          <w:sz w:val="24"/>
          <w:szCs w:val="24"/>
        </w:rPr>
      </w:pPr>
    </w:p>
    <w:p w14:paraId="1534BE76" w14:textId="77777777" w:rsidR="00863744" w:rsidRDefault="00EC7628" w:rsidP="00EC7628">
      <w:pPr>
        <w:pStyle w:val="Heading2"/>
        <w:spacing w:after="80"/>
        <w:ind w:left="1008"/>
        <w:rPr>
          <w:sz w:val="24"/>
          <w:szCs w:val="24"/>
        </w:rPr>
      </w:pPr>
      <w:bookmarkStart w:id="31" w:name="_Toc446509110"/>
      <w:r>
        <w:rPr>
          <w:sz w:val="24"/>
          <w:szCs w:val="24"/>
        </w:rPr>
        <w:t>Folder Structure</w:t>
      </w:r>
      <w:bookmarkEnd w:id="31"/>
      <w:r>
        <w:rPr>
          <w:sz w:val="24"/>
          <w:szCs w:val="24"/>
        </w:rPr>
        <w:t xml:space="preserve"> </w:t>
      </w:r>
    </w:p>
    <w:p w14:paraId="1534BE77" w14:textId="77777777" w:rsidR="00010CF6" w:rsidRPr="0082203D" w:rsidRDefault="00F25E03" w:rsidP="0082203D">
      <w:pPr>
        <w:pStyle w:val="StyleHeading311ptBefore6ptAfter4pt"/>
        <w:ind w:left="1224"/>
      </w:pPr>
      <w:bookmarkStart w:id="32" w:name="_Toc446509111"/>
      <w:r w:rsidRPr="0082203D">
        <w:t xml:space="preserve">DMV </w:t>
      </w:r>
      <w:proofErr w:type="spellStart"/>
      <w:r w:rsidRPr="0082203D">
        <w:t>unix</w:t>
      </w:r>
      <w:proofErr w:type="spellEnd"/>
      <w:r w:rsidRPr="0082203D">
        <w:t xml:space="preserve"> System</w:t>
      </w:r>
      <w:r w:rsidR="0082203D">
        <w:t xml:space="preserve"> folder structure</w:t>
      </w:r>
      <w:bookmarkEnd w:id="32"/>
      <w:r w:rsidRPr="0082203D">
        <w:t xml:space="preserve"> </w:t>
      </w:r>
    </w:p>
    <w:p w14:paraId="1534BE78" w14:textId="77777777" w:rsidR="00010CF6" w:rsidRPr="00F25E03" w:rsidRDefault="00F25E03" w:rsidP="00F25E03">
      <w:pPr>
        <w:pStyle w:val="InstructionalText"/>
        <w:ind w:left="432" w:firstLine="432"/>
        <w:rPr>
          <w:rFonts w:ascii="Times New Roman" w:hAnsi="Times New Roman"/>
          <w:i w:val="0"/>
          <w:color w:val="auto"/>
          <w:sz w:val="22"/>
          <w:szCs w:val="22"/>
        </w:rPr>
      </w:pPr>
      <w:r w:rsidRPr="00F25E03">
        <w:rPr>
          <w:rFonts w:ascii="Times New Roman" w:hAnsi="Times New Roman"/>
          <w:i w:val="0"/>
          <w:color w:val="auto"/>
          <w:sz w:val="22"/>
          <w:szCs w:val="22"/>
        </w:rPr>
        <w:t>/DOT/</w:t>
      </w:r>
      <w:proofErr w:type="spellStart"/>
      <w:r w:rsidRPr="00F25E03">
        <w:rPr>
          <w:rFonts w:ascii="Times New Roman" w:hAnsi="Times New Roman"/>
          <w:i w:val="0"/>
          <w:color w:val="auto"/>
          <w:sz w:val="22"/>
          <w:szCs w:val="22"/>
        </w:rPr>
        <w:t>dmvsadls</w:t>
      </w:r>
      <w:proofErr w:type="spellEnd"/>
      <w:r w:rsidRPr="00F25E03">
        <w:rPr>
          <w:rFonts w:ascii="Times New Roman" w:hAnsi="Times New Roman"/>
          <w:i w:val="0"/>
          <w:color w:val="auto"/>
          <w:sz w:val="22"/>
          <w:szCs w:val="22"/>
        </w:rPr>
        <w:t>/CFI/PROD/IN</w:t>
      </w:r>
      <w:r>
        <w:rPr>
          <w:rFonts w:ascii="Times New Roman" w:hAnsi="Times New Roman"/>
          <w:i w:val="0"/>
          <w:color w:val="auto"/>
          <w:sz w:val="22"/>
          <w:szCs w:val="22"/>
        </w:rPr>
        <w:t>: Work folder for incoming files.</w:t>
      </w:r>
    </w:p>
    <w:p w14:paraId="1534BE79" w14:textId="77777777" w:rsidR="00F25E03" w:rsidRPr="00F25E03" w:rsidRDefault="00F25E03" w:rsidP="00F25E03">
      <w:pPr>
        <w:pStyle w:val="InstructionalText"/>
        <w:ind w:left="432" w:firstLine="432"/>
        <w:rPr>
          <w:rFonts w:ascii="Times New Roman" w:hAnsi="Times New Roman"/>
          <w:i w:val="0"/>
          <w:color w:val="auto"/>
          <w:sz w:val="22"/>
          <w:szCs w:val="22"/>
        </w:rPr>
      </w:pPr>
      <w:r w:rsidRPr="00F25E03">
        <w:rPr>
          <w:rFonts w:ascii="Times New Roman" w:hAnsi="Times New Roman"/>
          <w:i w:val="0"/>
          <w:color w:val="auto"/>
          <w:sz w:val="22"/>
          <w:szCs w:val="22"/>
        </w:rPr>
        <w:t>/DOT/</w:t>
      </w:r>
      <w:proofErr w:type="spellStart"/>
      <w:r w:rsidRPr="00F25E03">
        <w:rPr>
          <w:rFonts w:ascii="Times New Roman" w:hAnsi="Times New Roman"/>
          <w:i w:val="0"/>
          <w:color w:val="auto"/>
          <w:sz w:val="22"/>
          <w:szCs w:val="22"/>
        </w:rPr>
        <w:t>dmvsadls</w:t>
      </w:r>
      <w:proofErr w:type="spellEnd"/>
      <w:r w:rsidRPr="00F25E03">
        <w:rPr>
          <w:rFonts w:ascii="Times New Roman" w:hAnsi="Times New Roman"/>
          <w:i w:val="0"/>
          <w:color w:val="auto"/>
          <w:sz w:val="22"/>
          <w:szCs w:val="22"/>
        </w:rPr>
        <w:t>/CFI/PROD/</w:t>
      </w:r>
      <w:r>
        <w:rPr>
          <w:rFonts w:ascii="Times New Roman" w:hAnsi="Times New Roman"/>
          <w:i w:val="0"/>
          <w:color w:val="auto"/>
          <w:sz w:val="22"/>
          <w:szCs w:val="22"/>
        </w:rPr>
        <w:t xml:space="preserve">LOGS: Log file for SFTP process, used for trouble shooting. </w:t>
      </w:r>
    </w:p>
    <w:p w14:paraId="1534BE7A" w14:textId="77777777" w:rsidR="00F25E03" w:rsidRPr="00F25E03" w:rsidRDefault="00F25E03" w:rsidP="00F25E03">
      <w:pPr>
        <w:pStyle w:val="InstructionalText"/>
        <w:ind w:left="432" w:firstLine="432"/>
        <w:rPr>
          <w:rFonts w:ascii="Times New Roman" w:hAnsi="Times New Roman"/>
          <w:i w:val="0"/>
          <w:color w:val="auto"/>
          <w:sz w:val="22"/>
          <w:szCs w:val="22"/>
        </w:rPr>
      </w:pPr>
      <w:r w:rsidRPr="00F25E03">
        <w:rPr>
          <w:rFonts w:ascii="Times New Roman" w:hAnsi="Times New Roman"/>
          <w:i w:val="0"/>
          <w:color w:val="auto"/>
          <w:sz w:val="22"/>
          <w:szCs w:val="22"/>
        </w:rPr>
        <w:t>/DOT/</w:t>
      </w:r>
      <w:proofErr w:type="spellStart"/>
      <w:r w:rsidRPr="00F25E03">
        <w:rPr>
          <w:rFonts w:ascii="Times New Roman" w:hAnsi="Times New Roman"/>
          <w:i w:val="0"/>
          <w:color w:val="auto"/>
          <w:sz w:val="22"/>
          <w:szCs w:val="22"/>
        </w:rPr>
        <w:t>dmvsadls</w:t>
      </w:r>
      <w:proofErr w:type="spellEnd"/>
      <w:r w:rsidRPr="00F25E03">
        <w:rPr>
          <w:rFonts w:ascii="Times New Roman" w:hAnsi="Times New Roman"/>
          <w:i w:val="0"/>
          <w:color w:val="auto"/>
          <w:sz w:val="22"/>
          <w:szCs w:val="22"/>
        </w:rPr>
        <w:t>/CFI/PROD/</w:t>
      </w:r>
      <w:r>
        <w:rPr>
          <w:rFonts w:ascii="Times New Roman" w:hAnsi="Times New Roman"/>
          <w:i w:val="0"/>
          <w:color w:val="auto"/>
          <w:sz w:val="22"/>
          <w:szCs w:val="22"/>
        </w:rPr>
        <w:t>OUT: Work folder for outgoing files.</w:t>
      </w:r>
    </w:p>
    <w:p w14:paraId="1534BE7B" w14:textId="77777777" w:rsidR="00F25E03" w:rsidRPr="00F25E03" w:rsidRDefault="00F25E03" w:rsidP="00F25E03">
      <w:pPr>
        <w:pStyle w:val="InstructionalText"/>
        <w:ind w:left="432" w:firstLine="432"/>
        <w:rPr>
          <w:rFonts w:ascii="Times New Roman" w:hAnsi="Times New Roman"/>
          <w:i w:val="0"/>
          <w:color w:val="auto"/>
          <w:sz w:val="22"/>
          <w:szCs w:val="22"/>
        </w:rPr>
      </w:pPr>
      <w:r w:rsidRPr="00F25E03">
        <w:rPr>
          <w:rFonts w:ascii="Times New Roman" w:hAnsi="Times New Roman"/>
          <w:i w:val="0"/>
          <w:color w:val="auto"/>
          <w:sz w:val="22"/>
          <w:szCs w:val="22"/>
        </w:rPr>
        <w:t>/DOT/</w:t>
      </w:r>
      <w:proofErr w:type="spellStart"/>
      <w:r w:rsidRPr="00F25E03">
        <w:rPr>
          <w:rFonts w:ascii="Times New Roman" w:hAnsi="Times New Roman"/>
          <w:i w:val="0"/>
          <w:color w:val="auto"/>
          <w:sz w:val="22"/>
          <w:szCs w:val="22"/>
        </w:rPr>
        <w:t>dmvsadls</w:t>
      </w:r>
      <w:proofErr w:type="spellEnd"/>
      <w:r w:rsidRPr="00F25E03">
        <w:rPr>
          <w:rFonts w:ascii="Times New Roman" w:hAnsi="Times New Roman"/>
          <w:i w:val="0"/>
          <w:color w:val="auto"/>
          <w:sz w:val="22"/>
          <w:szCs w:val="22"/>
        </w:rPr>
        <w:t>/CFI/PROD/</w:t>
      </w:r>
      <w:r>
        <w:rPr>
          <w:rFonts w:ascii="Times New Roman" w:hAnsi="Times New Roman"/>
          <w:i w:val="0"/>
          <w:color w:val="auto"/>
          <w:sz w:val="22"/>
          <w:szCs w:val="22"/>
        </w:rPr>
        <w:t>RECEIVED: Final file received from CFI.</w:t>
      </w:r>
    </w:p>
    <w:p w14:paraId="1534BE7C" w14:textId="77777777" w:rsidR="00F25E03" w:rsidRPr="00F25E03" w:rsidRDefault="00F25E03" w:rsidP="00F25E03">
      <w:pPr>
        <w:pStyle w:val="InstructionalText"/>
        <w:ind w:left="432" w:firstLine="432"/>
        <w:rPr>
          <w:rFonts w:ascii="Times New Roman" w:hAnsi="Times New Roman"/>
          <w:i w:val="0"/>
          <w:color w:val="auto"/>
          <w:sz w:val="22"/>
          <w:szCs w:val="22"/>
        </w:rPr>
      </w:pPr>
      <w:r w:rsidRPr="00F25E03">
        <w:rPr>
          <w:rFonts w:ascii="Times New Roman" w:hAnsi="Times New Roman"/>
          <w:i w:val="0"/>
          <w:color w:val="auto"/>
          <w:sz w:val="22"/>
          <w:szCs w:val="22"/>
        </w:rPr>
        <w:t>/DOT/</w:t>
      </w:r>
      <w:proofErr w:type="spellStart"/>
      <w:r w:rsidRPr="00F25E03">
        <w:rPr>
          <w:rFonts w:ascii="Times New Roman" w:hAnsi="Times New Roman"/>
          <w:i w:val="0"/>
          <w:color w:val="auto"/>
          <w:sz w:val="22"/>
          <w:szCs w:val="22"/>
        </w:rPr>
        <w:t>dmvsadls</w:t>
      </w:r>
      <w:proofErr w:type="spellEnd"/>
      <w:r w:rsidRPr="00F25E03">
        <w:rPr>
          <w:rFonts w:ascii="Times New Roman" w:hAnsi="Times New Roman"/>
          <w:i w:val="0"/>
          <w:color w:val="auto"/>
          <w:sz w:val="22"/>
          <w:szCs w:val="22"/>
        </w:rPr>
        <w:t>/CFI/PROD/</w:t>
      </w:r>
      <w:r>
        <w:rPr>
          <w:rFonts w:ascii="Times New Roman" w:hAnsi="Times New Roman"/>
          <w:i w:val="0"/>
          <w:color w:val="auto"/>
          <w:sz w:val="22"/>
          <w:szCs w:val="22"/>
        </w:rPr>
        <w:t>SENT: Final files sent to CFI.</w:t>
      </w:r>
    </w:p>
    <w:p w14:paraId="1534BE7D" w14:textId="77777777" w:rsidR="00F25E03" w:rsidRDefault="00F25E03" w:rsidP="00F25E03">
      <w:pPr>
        <w:pStyle w:val="StyleHeading311ptBefore6ptAfter4pt"/>
        <w:ind w:left="1224"/>
      </w:pPr>
      <w:r>
        <w:rPr>
          <w:i/>
        </w:rPr>
        <w:t xml:space="preserve"> </w:t>
      </w:r>
      <w:bookmarkStart w:id="33" w:name="_Toc446509112"/>
      <w:r w:rsidRPr="00F25E03">
        <w:t xml:space="preserve">CFI </w:t>
      </w:r>
      <w:r w:rsidR="0082203D">
        <w:t xml:space="preserve">SFTP </w:t>
      </w:r>
      <w:r>
        <w:t>Server</w:t>
      </w:r>
      <w:r w:rsidR="0082203D">
        <w:t xml:space="preserve"> folder structure</w:t>
      </w:r>
      <w:bookmarkEnd w:id="33"/>
      <w:r>
        <w:t xml:space="preserve"> </w:t>
      </w:r>
    </w:p>
    <w:p w14:paraId="1534BE7E" w14:textId="77777777" w:rsidR="00F25E03" w:rsidRDefault="00F25E03" w:rsidP="00F25E03">
      <w:pPr>
        <w:pStyle w:val="InstructionalText"/>
        <w:ind w:left="432" w:firstLine="432"/>
        <w:rPr>
          <w:rFonts w:ascii="Times New Roman" w:hAnsi="Times New Roman"/>
          <w:i w:val="0"/>
          <w:color w:val="auto"/>
          <w:sz w:val="22"/>
          <w:szCs w:val="22"/>
        </w:rPr>
      </w:pPr>
      <w:proofErr w:type="spellStart"/>
      <w:r w:rsidRPr="00DF0B32">
        <w:rPr>
          <w:rFonts w:ascii="Times New Roman" w:hAnsi="Times New Roman"/>
          <w:i w:val="0"/>
          <w:color w:val="auto"/>
          <w:sz w:val="22"/>
          <w:szCs w:val="22"/>
        </w:rPr>
        <w:t>ncdot@sftp</w:t>
      </w:r>
      <w:proofErr w:type="spellEnd"/>
      <w:r w:rsidRPr="00DF0B32">
        <w:rPr>
          <w:rFonts w:ascii="Times New Roman" w:hAnsi="Times New Roman"/>
          <w:i w:val="0"/>
          <w:color w:val="auto"/>
          <w:sz w:val="22"/>
          <w:szCs w:val="22"/>
        </w:rPr>
        <w:t>://sftp.cfnc.org/</w:t>
      </w:r>
      <w:proofErr w:type="spellStart"/>
      <w:r w:rsidRPr="00DF0B32">
        <w:rPr>
          <w:rFonts w:ascii="Times New Roman" w:hAnsi="Times New Roman"/>
          <w:i w:val="0"/>
          <w:color w:val="auto"/>
          <w:sz w:val="22"/>
          <w:szCs w:val="22"/>
        </w:rPr>
        <w:t>FromCFI</w:t>
      </w:r>
      <w:proofErr w:type="spellEnd"/>
      <w:r w:rsidRPr="00DF0B32">
        <w:rPr>
          <w:rFonts w:ascii="Times New Roman" w:hAnsi="Times New Roman"/>
          <w:i w:val="0"/>
          <w:color w:val="auto"/>
          <w:sz w:val="22"/>
          <w:szCs w:val="22"/>
        </w:rPr>
        <w:t>/</w:t>
      </w:r>
      <w:r w:rsidR="00DF0B32">
        <w:rPr>
          <w:rFonts w:ascii="Times New Roman" w:hAnsi="Times New Roman"/>
          <w:i w:val="0"/>
          <w:color w:val="auto"/>
          <w:sz w:val="22"/>
          <w:szCs w:val="22"/>
        </w:rPr>
        <w:t>: Work folder used by CFI.</w:t>
      </w:r>
    </w:p>
    <w:p w14:paraId="1534BE7F" w14:textId="77777777" w:rsidR="00F25E03" w:rsidRDefault="00DF0B32" w:rsidP="00F25E03">
      <w:pPr>
        <w:pStyle w:val="InstructionalText"/>
        <w:ind w:left="432" w:firstLine="432"/>
        <w:rPr>
          <w:rFonts w:ascii="Times New Roman" w:hAnsi="Times New Roman"/>
          <w:i w:val="0"/>
          <w:color w:val="auto"/>
          <w:sz w:val="22"/>
          <w:szCs w:val="22"/>
        </w:rPr>
      </w:pPr>
      <w:proofErr w:type="spellStart"/>
      <w:r w:rsidRPr="00DF0B32">
        <w:rPr>
          <w:rFonts w:ascii="Times New Roman" w:hAnsi="Times New Roman"/>
          <w:i w:val="0"/>
          <w:color w:val="auto"/>
          <w:sz w:val="22"/>
          <w:szCs w:val="22"/>
        </w:rPr>
        <w:t>ncdot@sftp</w:t>
      </w:r>
      <w:proofErr w:type="spellEnd"/>
      <w:r w:rsidRPr="00DF0B32">
        <w:rPr>
          <w:rFonts w:ascii="Times New Roman" w:hAnsi="Times New Roman"/>
          <w:i w:val="0"/>
          <w:color w:val="auto"/>
          <w:sz w:val="22"/>
          <w:szCs w:val="22"/>
        </w:rPr>
        <w:t>://sftp.cfnc.org/</w:t>
      </w:r>
      <w:proofErr w:type="spellStart"/>
      <w:r w:rsidRPr="00DF0B32">
        <w:rPr>
          <w:rFonts w:ascii="Times New Roman" w:hAnsi="Times New Roman"/>
          <w:i w:val="0"/>
          <w:color w:val="auto"/>
          <w:sz w:val="22"/>
          <w:szCs w:val="22"/>
        </w:rPr>
        <w:t>FromCFI</w:t>
      </w:r>
      <w:proofErr w:type="spellEnd"/>
      <w:r w:rsidRPr="00DF0B32">
        <w:rPr>
          <w:rFonts w:ascii="Times New Roman" w:hAnsi="Times New Roman"/>
          <w:i w:val="0"/>
          <w:color w:val="auto"/>
          <w:sz w:val="22"/>
          <w:szCs w:val="22"/>
        </w:rPr>
        <w:t>/</w:t>
      </w:r>
      <w:proofErr w:type="spellStart"/>
      <w:r w:rsidRPr="00DF0B32">
        <w:rPr>
          <w:rFonts w:ascii="Times New Roman" w:hAnsi="Times New Roman"/>
          <w:i w:val="0"/>
          <w:color w:val="auto"/>
          <w:sz w:val="22"/>
          <w:szCs w:val="22"/>
        </w:rPr>
        <w:t>ForProcess</w:t>
      </w:r>
      <w:proofErr w:type="spellEnd"/>
      <w:r>
        <w:rPr>
          <w:rFonts w:ascii="Times New Roman" w:hAnsi="Times New Roman"/>
          <w:i w:val="0"/>
          <w:color w:val="auto"/>
          <w:sz w:val="22"/>
          <w:szCs w:val="22"/>
        </w:rPr>
        <w:t>: DMV will pick up files from this folder.</w:t>
      </w:r>
    </w:p>
    <w:p w14:paraId="1534BE80" w14:textId="41A49271" w:rsidR="00F25E03" w:rsidRDefault="00DF0B32" w:rsidP="00F25E03">
      <w:pPr>
        <w:pStyle w:val="InstructionalText"/>
        <w:ind w:left="432" w:firstLine="432"/>
        <w:rPr>
          <w:rFonts w:ascii="Times New Roman" w:hAnsi="Times New Roman"/>
          <w:i w:val="0"/>
          <w:color w:val="auto"/>
          <w:sz w:val="22"/>
          <w:szCs w:val="22"/>
        </w:rPr>
      </w:pPr>
      <w:proofErr w:type="spellStart"/>
      <w:r w:rsidRPr="00DF0B32">
        <w:rPr>
          <w:rFonts w:ascii="Times New Roman" w:hAnsi="Times New Roman"/>
          <w:i w:val="0"/>
          <w:color w:val="auto"/>
          <w:sz w:val="22"/>
          <w:szCs w:val="22"/>
        </w:rPr>
        <w:t>ncdot@sftp</w:t>
      </w:r>
      <w:proofErr w:type="spellEnd"/>
      <w:r w:rsidRPr="00DF0B32">
        <w:rPr>
          <w:rFonts w:ascii="Times New Roman" w:hAnsi="Times New Roman"/>
          <w:i w:val="0"/>
          <w:color w:val="auto"/>
          <w:sz w:val="22"/>
          <w:szCs w:val="22"/>
        </w:rPr>
        <w:t>://sftp.cfnc.org/</w:t>
      </w:r>
      <w:proofErr w:type="spellStart"/>
      <w:r w:rsidR="00493F31">
        <w:rPr>
          <w:rFonts w:ascii="Times New Roman" w:hAnsi="Times New Roman"/>
          <w:i w:val="0"/>
          <w:color w:val="auto"/>
          <w:sz w:val="22"/>
          <w:szCs w:val="22"/>
        </w:rPr>
        <w:t>ToCFI</w:t>
      </w:r>
      <w:proofErr w:type="spellEnd"/>
      <w:r>
        <w:rPr>
          <w:rFonts w:ascii="Times New Roman" w:hAnsi="Times New Roman"/>
          <w:i w:val="0"/>
          <w:color w:val="auto"/>
          <w:sz w:val="22"/>
          <w:szCs w:val="22"/>
        </w:rPr>
        <w:t>: DMV will place output files in this folder.</w:t>
      </w:r>
    </w:p>
    <w:p w14:paraId="1534BE81" w14:textId="77777777" w:rsidR="001979EB" w:rsidRPr="00C8197D" w:rsidRDefault="001979EB" w:rsidP="006B643C">
      <w:pPr>
        <w:pStyle w:val="Heading1"/>
        <w:spacing w:before="240"/>
        <w:rPr>
          <w:caps w:val="0"/>
        </w:rPr>
      </w:pPr>
      <w:bookmarkStart w:id="34" w:name="_Toc223844840"/>
      <w:bookmarkStart w:id="35" w:name="_Toc223844841"/>
      <w:bookmarkStart w:id="36" w:name="_Toc446509113"/>
      <w:bookmarkStart w:id="37" w:name="_Toc19080423"/>
      <w:bookmarkEnd w:id="12"/>
      <w:bookmarkEnd w:id="34"/>
      <w:bookmarkEnd w:id="35"/>
      <w:r w:rsidRPr="00C8197D">
        <w:rPr>
          <w:caps w:val="0"/>
        </w:rPr>
        <w:lastRenderedPageBreak/>
        <w:t>Assumptions or Constraints</w:t>
      </w:r>
      <w:bookmarkEnd w:id="36"/>
    </w:p>
    <w:p w14:paraId="1534BE82" w14:textId="77777777" w:rsidR="00D6372A" w:rsidRDefault="00D6372A" w:rsidP="00A1445C">
      <w:pPr>
        <w:pStyle w:val="Heading2"/>
        <w:spacing w:after="80"/>
        <w:ind w:left="1008"/>
        <w:rPr>
          <w:sz w:val="24"/>
          <w:szCs w:val="24"/>
        </w:rPr>
      </w:pPr>
      <w:bookmarkStart w:id="38" w:name="_Toc446509114"/>
      <w:r w:rsidRPr="00C8197D">
        <w:rPr>
          <w:sz w:val="24"/>
          <w:szCs w:val="24"/>
        </w:rPr>
        <w:t>Assumptions</w:t>
      </w:r>
      <w:bookmarkEnd w:id="38"/>
    </w:p>
    <w:p w14:paraId="1534BE83" w14:textId="77777777" w:rsidR="00B3495D" w:rsidRDefault="00B3495D" w:rsidP="00B3495D">
      <w:pPr>
        <w:pStyle w:val="Heading2bodytext"/>
      </w:pPr>
    </w:p>
    <w:p w14:paraId="1534BE84" w14:textId="77777777" w:rsidR="00B3495D" w:rsidRPr="00006F24" w:rsidRDefault="00B3495D" w:rsidP="00B3495D">
      <w:pPr>
        <w:pStyle w:val="InstructionalText"/>
        <w:ind w:firstLine="432"/>
        <w:rPr>
          <w:rFonts w:ascii="Times New Roman" w:hAnsi="Times New Roman"/>
          <w:i w:val="0"/>
          <w:color w:val="auto"/>
          <w:sz w:val="22"/>
          <w:szCs w:val="22"/>
        </w:rPr>
      </w:pPr>
      <w:r w:rsidRPr="00006F24">
        <w:rPr>
          <w:rFonts w:ascii="Times New Roman" w:hAnsi="Times New Roman"/>
          <w:i w:val="0"/>
          <w:color w:val="auto"/>
          <w:sz w:val="22"/>
          <w:szCs w:val="22"/>
        </w:rPr>
        <w:t>In order to implement this request, the following assumptions are being made:</w:t>
      </w:r>
    </w:p>
    <w:p w14:paraId="1534BE85" w14:textId="77777777" w:rsidR="00B3495D" w:rsidRPr="00006F24" w:rsidRDefault="00B3495D"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The MOU between CFI and DMV has been signed by all applicable parties.</w:t>
      </w:r>
    </w:p>
    <w:p w14:paraId="1534BE86" w14:textId="77777777" w:rsidR="00565E0A" w:rsidRPr="00006F24" w:rsidRDefault="00565E0A"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 xml:space="preserve">Anticipate that there will be approx. 250,000 applications per year. </w:t>
      </w:r>
    </w:p>
    <w:p w14:paraId="1534BE87" w14:textId="77777777" w:rsidR="00565E0A" w:rsidRPr="00006F24" w:rsidRDefault="00565E0A"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Business time is 1</w:t>
      </w:r>
      <w:r w:rsidRPr="00006F24">
        <w:rPr>
          <w:rFonts w:ascii="Times New Roman" w:hAnsi="Times New Roman"/>
          <w:i w:val="0"/>
          <w:color w:val="auto"/>
          <w:sz w:val="22"/>
          <w:szCs w:val="22"/>
          <w:vertAlign w:val="superscript"/>
        </w:rPr>
        <w:t>st</w:t>
      </w:r>
      <w:r w:rsidRPr="00006F24">
        <w:rPr>
          <w:rFonts w:ascii="Times New Roman" w:hAnsi="Times New Roman"/>
          <w:i w:val="0"/>
          <w:color w:val="auto"/>
          <w:sz w:val="22"/>
          <w:szCs w:val="22"/>
        </w:rPr>
        <w:t xml:space="preserve"> week of November with about 60,000 applications.</w:t>
      </w:r>
    </w:p>
    <w:p w14:paraId="1534BE88" w14:textId="77777777" w:rsidR="00B3495D" w:rsidRPr="00006F24" w:rsidRDefault="00B3495D"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No other data fields shall be added to the file being sent to CFI.</w:t>
      </w:r>
    </w:p>
    <w:p w14:paraId="1534BE89" w14:textId="77777777" w:rsidR="00B3495D" w:rsidRPr="00006F24" w:rsidRDefault="00B3495D"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ITS resources shall be available for the secured FTP process during the development, testing, and implementation phases of this request.</w:t>
      </w:r>
    </w:p>
    <w:p w14:paraId="1534BE8A" w14:textId="77777777" w:rsidR="00B3495D" w:rsidRPr="00006F24" w:rsidRDefault="00B3495D"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CFI resources shall be available during development, testing, and implementation phases of this request.</w:t>
      </w:r>
    </w:p>
    <w:p w14:paraId="1534BE8B" w14:textId="77777777" w:rsidR="00B3495D" w:rsidRPr="00006F24" w:rsidRDefault="00B3495D"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The DMV client shall be available during the design, development, testing and implementation phases of this request.</w:t>
      </w:r>
    </w:p>
    <w:p w14:paraId="1534BE8C" w14:textId="77777777" w:rsidR="00B3495D" w:rsidRPr="00006F24" w:rsidRDefault="00B3495D" w:rsidP="009F5968">
      <w:pPr>
        <w:pStyle w:val="InstructionalText"/>
        <w:numPr>
          <w:ilvl w:val="0"/>
          <w:numId w:val="5"/>
        </w:numPr>
        <w:rPr>
          <w:rFonts w:ascii="Times New Roman" w:hAnsi="Times New Roman"/>
          <w:color w:val="auto"/>
          <w:sz w:val="22"/>
          <w:szCs w:val="22"/>
        </w:rPr>
      </w:pPr>
      <w:r w:rsidRPr="00006F24">
        <w:rPr>
          <w:rFonts w:ascii="Times New Roman" w:hAnsi="Times New Roman"/>
          <w:i w:val="0"/>
          <w:color w:val="auto"/>
          <w:sz w:val="22"/>
          <w:szCs w:val="22"/>
        </w:rPr>
        <w:t>SADLS resources shall be available for design, development, testing and implementation of this request.</w:t>
      </w:r>
    </w:p>
    <w:p w14:paraId="1534BE8D" w14:textId="77777777" w:rsidR="00B3495D" w:rsidRPr="00B3495D" w:rsidRDefault="00B3495D" w:rsidP="00B3495D">
      <w:pPr>
        <w:pStyle w:val="Heading2bodytext"/>
      </w:pPr>
    </w:p>
    <w:p w14:paraId="1534BE8E" w14:textId="77777777" w:rsidR="00D6372A" w:rsidRPr="00C8197D" w:rsidRDefault="00D6372A" w:rsidP="00A1445C">
      <w:pPr>
        <w:pStyle w:val="Heading2"/>
        <w:spacing w:after="80"/>
        <w:ind w:left="1008"/>
        <w:rPr>
          <w:sz w:val="24"/>
          <w:szCs w:val="24"/>
        </w:rPr>
      </w:pPr>
      <w:bookmarkStart w:id="39" w:name="_Toc223844849"/>
      <w:bookmarkStart w:id="40" w:name="_Toc446509115"/>
      <w:bookmarkEnd w:id="39"/>
      <w:r w:rsidRPr="00C8197D">
        <w:rPr>
          <w:sz w:val="24"/>
          <w:szCs w:val="24"/>
        </w:rPr>
        <w:t>Constraints</w:t>
      </w:r>
      <w:bookmarkEnd w:id="40"/>
    </w:p>
    <w:p w14:paraId="1534BE8F" w14:textId="77777777" w:rsidR="00D6372A" w:rsidRPr="00006F24" w:rsidRDefault="007551DD" w:rsidP="00D6372A">
      <w:pPr>
        <w:ind w:left="648" w:firstLine="360"/>
        <w:rPr>
          <w:sz w:val="22"/>
          <w:szCs w:val="22"/>
        </w:rPr>
      </w:pPr>
      <w:r w:rsidRPr="00006F24">
        <w:rPr>
          <w:sz w:val="22"/>
          <w:szCs w:val="22"/>
        </w:rPr>
        <w:t>No Constraints</w:t>
      </w:r>
    </w:p>
    <w:p w14:paraId="1534BE90" w14:textId="77777777" w:rsidR="000A201A" w:rsidRDefault="000A201A" w:rsidP="00D6372A">
      <w:pPr>
        <w:ind w:left="648" w:firstLine="360"/>
        <w:rPr>
          <w:rFonts w:ascii="Arial" w:hAnsi="Arial" w:cs="Arial"/>
          <w:sz w:val="22"/>
        </w:rPr>
      </w:pPr>
    </w:p>
    <w:p w14:paraId="1534BE91" w14:textId="77777777" w:rsidR="000A201A" w:rsidRDefault="000A201A" w:rsidP="00D6372A">
      <w:pPr>
        <w:ind w:left="648" w:firstLine="360"/>
        <w:rPr>
          <w:rFonts w:ascii="Arial" w:hAnsi="Arial" w:cs="Arial"/>
          <w:sz w:val="22"/>
        </w:rPr>
      </w:pPr>
    </w:p>
    <w:p w14:paraId="1534BE92" w14:textId="77777777" w:rsidR="00006F24" w:rsidRDefault="00006F24" w:rsidP="00D6372A">
      <w:pPr>
        <w:ind w:left="648" w:firstLine="360"/>
        <w:rPr>
          <w:rFonts w:ascii="Arial" w:hAnsi="Arial" w:cs="Arial"/>
          <w:sz w:val="22"/>
        </w:rPr>
      </w:pPr>
    </w:p>
    <w:p w14:paraId="1534BE93" w14:textId="77777777" w:rsidR="00006F24" w:rsidRPr="00E44610" w:rsidRDefault="00006F24" w:rsidP="00D6372A">
      <w:pPr>
        <w:ind w:left="648" w:firstLine="360"/>
        <w:rPr>
          <w:rFonts w:ascii="Arial" w:hAnsi="Arial" w:cs="Arial"/>
          <w:sz w:val="22"/>
        </w:rPr>
      </w:pPr>
    </w:p>
    <w:p w14:paraId="1534BE94" w14:textId="77777777" w:rsidR="00D6372A" w:rsidRPr="00C8197D" w:rsidRDefault="00D6372A" w:rsidP="006B643C">
      <w:pPr>
        <w:pStyle w:val="Heading1"/>
        <w:spacing w:before="240"/>
        <w:rPr>
          <w:caps w:val="0"/>
        </w:rPr>
      </w:pPr>
      <w:bookmarkStart w:id="41" w:name="_Toc223844851"/>
      <w:bookmarkStart w:id="42" w:name="_Toc223844852"/>
      <w:bookmarkStart w:id="43" w:name="_Toc223844853"/>
      <w:bookmarkStart w:id="44" w:name="_Toc446509116"/>
      <w:bookmarkEnd w:id="41"/>
      <w:bookmarkEnd w:id="42"/>
      <w:bookmarkEnd w:id="43"/>
      <w:r w:rsidRPr="00C8197D">
        <w:rPr>
          <w:caps w:val="0"/>
        </w:rPr>
        <w:t>Impact</w:t>
      </w:r>
      <w:bookmarkEnd w:id="44"/>
    </w:p>
    <w:p w14:paraId="1534BE95" w14:textId="77777777" w:rsidR="00D6372A" w:rsidRPr="00C8197D" w:rsidRDefault="00A5161B" w:rsidP="00A1445C">
      <w:pPr>
        <w:pStyle w:val="Heading2"/>
        <w:spacing w:after="80"/>
        <w:ind w:left="1008"/>
        <w:rPr>
          <w:sz w:val="24"/>
          <w:szCs w:val="24"/>
        </w:rPr>
      </w:pPr>
      <w:bookmarkStart w:id="45" w:name="_Toc223844855"/>
      <w:bookmarkStart w:id="46" w:name="_Toc446509117"/>
      <w:bookmarkEnd w:id="45"/>
      <w:r>
        <w:rPr>
          <w:sz w:val="24"/>
          <w:szCs w:val="24"/>
        </w:rPr>
        <w:t>No Impact</w:t>
      </w:r>
      <w:bookmarkEnd w:id="46"/>
      <w:r w:rsidR="00D6372A" w:rsidRPr="00C8197D">
        <w:rPr>
          <w:sz w:val="24"/>
          <w:szCs w:val="24"/>
        </w:rPr>
        <w:t xml:space="preserve"> </w:t>
      </w:r>
    </w:p>
    <w:p w14:paraId="1534BE96" w14:textId="77777777" w:rsidR="009065B4" w:rsidRDefault="009065B4" w:rsidP="006B643C">
      <w:pPr>
        <w:pStyle w:val="Heading1"/>
        <w:spacing w:before="240"/>
        <w:rPr>
          <w:caps w:val="0"/>
        </w:rPr>
      </w:pPr>
      <w:bookmarkStart w:id="47" w:name="_Toc446509118"/>
      <w:r w:rsidRPr="00C8197D">
        <w:rPr>
          <w:caps w:val="0"/>
        </w:rPr>
        <w:t>Requirements Out of Scope</w:t>
      </w:r>
      <w:bookmarkEnd w:id="47"/>
    </w:p>
    <w:p w14:paraId="1534BE97" w14:textId="77777777" w:rsidR="00A5161B" w:rsidRPr="00A5161B" w:rsidRDefault="00A5161B" w:rsidP="00A5161B">
      <w:pPr>
        <w:pStyle w:val="Heading1bodytext"/>
      </w:pPr>
    </w:p>
    <w:p w14:paraId="1534BE98" w14:textId="77777777" w:rsidR="009065B4" w:rsidRPr="00362C55" w:rsidRDefault="00E44610" w:rsidP="00362C55">
      <w:pPr>
        <w:pStyle w:val="Heading1bodytext"/>
        <w:rPr>
          <w:noProof w:val="0"/>
          <w:szCs w:val="22"/>
        </w:rPr>
      </w:pPr>
      <w:bookmarkStart w:id="48" w:name="_Toc223844860"/>
      <w:bookmarkEnd w:id="48"/>
      <w:r w:rsidRPr="00362C55">
        <w:rPr>
          <w:noProof w:val="0"/>
          <w:szCs w:val="22"/>
        </w:rPr>
        <w:t xml:space="preserve">No requirements were outlined by the clients that are out of scope based on </w:t>
      </w:r>
      <w:r w:rsidR="00B61F72" w:rsidRPr="00362C55">
        <w:rPr>
          <w:noProof w:val="0"/>
          <w:szCs w:val="22"/>
        </w:rPr>
        <w:t>the</w:t>
      </w:r>
      <w:r w:rsidRPr="00362C55">
        <w:rPr>
          <w:noProof w:val="0"/>
          <w:szCs w:val="22"/>
        </w:rPr>
        <w:t xml:space="preserve"> original Change Request.</w:t>
      </w:r>
    </w:p>
    <w:p w14:paraId="1534BE99" w14:textId="77777777" w:rsidR="00E44610" w:rsidRPr="00E44610" w:rsidRDefault="00E44610" w:rsidP="00E44610">
      <w:pPr>
        <w:pStyle w:val="Heading2bodytext"/>
      </w:pPr>
    </w:p>
    <w:p w14:paraId="1534BE9A" w14:textId="77777777" w:rsidR="00FC7487" w:rsidRPr="00C8197D" w:rsidRDefault="00FC7487" w:rsidP="006B643C">
      <w:pPr>
        <w:pStyle w:val="Heading1"/>
        <w:spacing w:before="240"/>
        <w:rPr>
          <w:caps w:val="0"/>
        </w:rPr>
      </w:pPr>
      <w:bookmarkStart w:id="49" w:name="_Toc446509119"/>
      <w:r w:rsidRPr="00C8197D">
        <w:rPr>
          <w:caps w:val="0"/>
        </w:rPr>
        <w:t>Change of Scope Requirements</w:t>
      </w:r>
      <w:bookmarkEnd w:id="49"/>
    </w:p>
    <w:p w14:paraId="1534BE9B" w14:textId="77777777" w:rsidR="00FC7487" w:rsidRPr="00006F24" w:rsidRDefault="00FC7487" w:rsidP="00FC7487">
      <w:pPr>
        <w:pStyle w:val="Heading1bodytext"/>
        <w:rPr>
          <w:noProof w:val="0"/>
          <w:szCs w:val="22"/>
        </w:rPr>
      </w:pPr>
      <w:r w:rsidRPr="00006F24">
        <w:rPr>
          <w:noProof w:val="0"/>
          <w:szCs w:val="22"/>
        </w:rPr>
        <w:t>If the client requests a change that is outside of the scope of work as stated under the System Requirements</w:t>
      </w:r>
      <w:r w:rsidR="009065B4" w:rsidRPr="00006F24">
        <w:rPr>
          <w:noProof w:val="0"/>
          <w:szCs w:val="22"/>
        </w:rPr>
        <w:t xml:space="preserve"> above</w:t>
      </w:r>
      <w:r w:rsidRPr="00006F24">
        <w:rPr>
          <w:noProof w:val="0"/>
          <w:szCs w:val="22"/>
        </w:rPr>
        <w:t xml:space="preserve"> or that may impact the schedule or cost estimates, the change of scope process is initiated. Each change of scope request is examined for scope expansion, cost impact</w:t>
      </w:r>
      <w:r w:rsidR="00E348B0" w:rsidRPr="00006F24">
        <w:rPr>
          <w:noProof w:val="0"/>
          <w:szCs w:val="22"/>
        </w:rPr>
        <w:t>, resource conflicts,</w:t>
      </w:r>
      <w:r w:rsidRPr="00006F24">
        <w:rPr>
          <w:noProof w:val="0"/>
          <w:szCs w:val="22"/>
        </w:rPr>
        <w:t xml:space="preserve"> and completion date impact. </w:t>
      </w:r>
    </w:p>
    <w:p w14:paraId="1534BE9C" w14:textId="77777777" w:rsidR="00FC7487" w:rsidRPr="00006F24" w:rsidRDefault="00FC7487" w:rsidP="007B029A">
      <w:pPr>
        <w:pStyle w:val="Heading1bodytext"/>
        <w:spacing w:before="120"/>
        <w:rPr>
          <w:noProof w:val="0"/>
          <w:szCs w:val="22"/>
        </w:rPr>
      </w:pPr>
      <w:r w:rsidRPr="00006F24">
        <w:rPr>
          <w:noProof w:val="0"/>
          <w:szCs w:val="22"/>
        </w:rPr>
        <w:lastRenderedPageBreak/>
        <w:t>The team lead managing the CR will perform an impact analysis and document the results on a Change of Scope Notice for management review.  All deliverable documents that have been approved will be revised and resubmitted for approval.</w:t>
      </w:r>
    </w:p>
    <w:p w14:paraId="1534BE9D" w14:textId="77777777" w:rsidR="00FC7487" w:rsidRDefault="00FC7487" w:rsidP="007B029A">
      <w:pPr>
        <w:pStyle w:val="Heading1bodytext"/>
        <w:spacing w:before="120"/>
        <w:rPr>
          <w:noProof w:val="0"/>
          <w:szCs w:val="22"/>
        </w:rPr>
      </w:pPr>
      <w:r w:rsidRPr="00006F24">
        <w:rPr>
          <w:noProof w:val="0"/>
          <w:szCs w:val="22"/>
        </w:rPr>
        <w:t>Change of scope requests that impact the completion date of the project are considered for later implementation</w:t>
      </w:r>
      <w:r w:rsidR="00E348B0" w:rsidRPr="00006F24">
        <w:rPr>
          <w:noProof w:val="0"/>
          <w:szCs w:val="22"/>
        </w:rPr>
        <w:t>.</w:t>
      </w:r>
    </w:p>
    <w:p w14:paraId="1534BE9E" w14:textId="77777777" w:rsidR="00006F24" w:rsidRPr="00006F24" w:rsidRDefault="00006F24" w:rsidP="007B029A">
      <w:pPr>
        <w:pStyle w:val="Heading1bodytext"/>
        <w:spacing w:before="120"/>
        <w:rPr>
          <w:noProof w:val="0"/>
          <w:szCs w:val="22"/>
        </w:rPr>
      </w:pPr>
    </w:p>
    <w:p w14:paraId="1534BE9F" w14:textId="77777777" w:rsidR="00FC7487" w:rsidRPr="00C8197D" w:rsidRDefault="00FC7487" w:rsidP="00FC7487">
      <w:pPr>
        <w:pStyle w:val="Heading1bodytext"/>
        <w:rPr>
          <w:noProof w:val="0"/>
        </w:rPr>
      </w:pPr>
    </w:p>
    <w:p w14:paraId="1534BEA0" w14:textId="77777777" w:rsidR="00DD58E1" w:rsidRPr="00C8197D" w:rsidRDefault="00DD58E1">
      <w:pPr>
        <w:pStyle w:val="Heading1"/>
      </w:pPr>
      <w:bookmarkStart w:id="50" w:name="_Toc446509120"/>
      <w:r w:rsidRPr="00C8197D">
        <w:rPr>
          <w:caps w:val="0"/>
        </w:rPr>
        <w:t>Conclusions</w:t>
      </w:r>
      <w:bookmarkEnd w:id="37"/>
      <w:bookmarkEnd w:id="50"/>
    </w:p>
    <w:p w14:paraId="1534BEA1" w14:textId="77777777" w:rsidR="00DD58E1" w:rsidRPr="00006F24" w:rsidRDefault="00DD58E1">
      <w:pPr>
        <w:pStyle w:val="Heading1bodytext"/>
        <w:rPr>
          <w:noProof w:val="0"/>
          <w:szCs w:val="22"/>
        </w:rPr>
      </w:pPr>
      <w:r w:rsidRPr="00006F24">
        <w:rPr>
          <w:noProof w:val="0"/>
          <w:szCs w:val="22"/>
        </w:rPr>
        <w:t>T</w:t>
      </w:r>
      <w:bookmarkStart w:id="51" w:name="_Hlt490475798"/>
      <w:bookmarkEnd w:id="51"/>
      <w:r w:rsidRPr="00006F24">
        <w:rPr>
          <w:noProof w:val="0"/>
          <w:szCs w:val="22"/>
        </w:rPr>
        <w:t>he content of this document should be thoroughly reviewed.  Any cancellation, change or clarification of scope should b</w:t>
      </w:r>
      <w:bookmarkStart w:id="52" w:name="_Hlt490476295"/>
      <w:bookmarkEnd w:id="52"/>
      <w:r w:rsidRPr="00006F24">
        <w:rPr>
          <w:noProof w:val="0"/>
          <w:szCs w:val="22"/>
        </w:rPr>
        <w:t xml:space="preserve">e noted on the Approval Form that accompanies this document.  Fax the completed Approval Form to the attention of the document writer at 508-1952 or send to 1521 MSC – DOT-IT </w:t>
      </w:r>
      <w:proofErr w:type="gramStart"/>
      <w:r w:rsidRPr="00006F24">
        <w:rPr>
          <w:noProof w:val="0"/>
          <w:szCs w:val="22"/>
        </w:rPr>
        <w:t>–  104</w:t>
      </w:r>
      <w:proofErr w:type="gramEnd"/>
      <w:r w:rsidRPr="00006F24">
        <w:rPr>
          <w:noProof w:val="0"/>
          <w:szCs w:val="22"/>
        </w:rPr>
        <w:t xml:space="preserve"> Fayetteville St. – Raleigh, NC 27699-1521.</w:t>
      </w:r>
    </w:p>
    <w:p w14:paraId="1534BEA2" w14:textId="77777777" w:rsidR="00DD58E1" w:rsidRPr="00565E0A" w:rsidRDefault="00DD58E1">
      <w:pPr>
        <w:pStyle w:val="Heading1bodytext"/>
        <w:rPr>
          <w:rFonts w:ascii="Arial" w:hAnsi="Arial" w:cs="Arial"/>
          <w:noProof w:val="0"/>
          <w:sz w:val="24"/>
          <w:szCs w:val="24"/>
        </w:rPr>
      </w:pPr>
    </w:p>
    <w:p w14:paraId="1534BEA3" w14:textId="77777777" w:rsidR="00DD58E1" w:rsidRPr="00565E0A" w:rsidRDefault="00DD58E1">
      <w:pPr>
        <w:rPr>
          <w:rFonts w:ascii="Arial" w:hAnsi="Arial" w:cs="Arial"/>
          <w:sz w:val="24"/>
          <w:szCs w:val="24"/>
        </w:rPr>
      </w:pPr>
    </w:p>
    <w:sectPr w:rsidR="00DD58E1" w:rsidRPr="00565E0A">
      <w:headerReference w:type="default" r:id="rId19"/>
      <w:footerReference w:type="default" r:id="rId2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8" w:author="Marty Flournory" w:date="2016-07-01T13:03:00Z" w:initials="MLF">
    <w:p w14:paraId="5B038394" w14:textId="792BDAC1" w:rsidR="00AF0947" w:rsidRDefault="00AF0947">
      <w:pPr>
        <w:pStyle w:val="CommentText"/>
      </w:pPr>
      <w:r>
        <w:rPr>
          <w:rStyle w:val="CommentReference"/>
        </w:rPr>
        <w:annotationRef/>
      </w:r>
      <w:r>
        <w:t>This should be DATE3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0383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038394" w16cid:durableId="295E2B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564873" w14:textId="77777777" w:rsidR="008C6FD9" w:rsidRDefault="008C6FD9">
      <w:r>
        <w:separator/>
      </w:r>
    </w:p>
  </w:endnote>
  <w:endnote w:type="continuationSeparator" w:id="0">
    <w:p w14:paraId="45F8E461" w14:textId="77777777" w:rsidR="008C6FD9" w:rsidRDefault="008C6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imes New (W1)">
    <w:altName w:val="Times New Roman"/>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34BEAB" w14:textId="77777777" w:rsidR="0082203D" w:rsidRDefault="0082203D">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34BEAD" w14:textId="77777777" w:rsidR="0082203D" w:rsidRDefault="0082203D">
    <w:pPr>
      <w:pStyle w:val="Footer"/>
      <w:pBdr>
        <w:top w:val="single" w:sz="4" w:space="1" w:color="auto"/>
      </w:pBdr>
      <w:tabs>
        <w:tab w:val="clear" w:pos="4320"/>
      </w:tabs>
      <w:spacing w:before="0"/>
      <w:rPr>
        <w:sz w:val="16"/>
      </w:rPr>
    </w:pPr>
    <w:r>
      <w:rPr>
        <w:sz w:val="16"/>
      </w:rPr>
      <w:t>DMVSADLST001003</w:t>
    </w:r>
    <w:r>
      <w:rPr>
        <w:sz w:val="16"/>
      </w:rPr>
      <w:tab/>
      <w:t>Materials Proprietary to NC DOT-IT</w:t>
    </w:r>
  </w:p>
  <w:p w14:paraId="1534BEAE" w14:textId="77777777" w:rsidR="0082203D" w:rsidRDefault="0082203D">
    <w:pPr>
      <w:pStyle w:val="Footer"/>
      <w:pBdr>
        <w:top w:val="none" w:sz="0" w:space="0" w:color="auto"/>
      </w:pBdr>
      <w:tabs>
        <w:tab w:val="clear" w:pos="4320"/>
        <w:tab w:val="center" w:pos="7740"/>
      </w:tabs>
      <w:spacing w:before="0"/>
      <w:rPr>
        <w:sz w:val="16"/>
      </w:rPr>
    </w:pPr>
    <w:r>
      <w:rPr>
        <w:snapToGrid w:val="0"/>
        <w:sz w:val="16"/>
      </w:rPr>
      <w:fldChar w:fldCharType="begin"/>
    </w:r>
    <w:r>
      <w:rPr>
        <w:snapToGrid w:val="0"/>
        <w:sz w:val="16"/>
      </w:rPr>
      <w:instrText xml:space="preserve"> FILENAME \p </w:instrText>
    </w:r>
    <w:r>
      <w:rPr>
        <w:snapToGrid w:val="0"/>
        <w:sz w:val="16"/>
      </w:rPr>
      <w:fldChar w:fldCharType="separate"/>
    </w:r>
    <w:r>
      <w:rPr>
        <w:noProof/>
        <w:snapToGrid w:val="0"/>
        <w:sz w:val="16"/>
      </w:rPr>
      <w:t>S:\SADLS\CRs (Change Requests)\2016 (3258-0000)\CR XXXX CFI\RDD.docx</w:t>
    </w:r>
    <w:r>
      <w:rPr>
        <w:snapToGrid w:val="0"/>
        <w:sz w:val="16"/>
      </w:rPr>
      <w:fldChar w:fldCharType="end"/>
    </w:r>
  </w:p>
  <w:p w14:paraId="1534BEAF" w14:textId="77777777" w:rsidR="0082203D" w:rsidRDefault="0082203D">
    <w:pPr>
      <w:pStyle w:val="Footer"/>
      <w:pBdr>
        <w:top w:val="none" w:sz="0" w:space="0" w:color="auto"/>
      </w:pBdr>
      <w:tabs>
        <w:tab w:val="clear" w:pos="4320"/>
      </w:tabs>
      <w:spacing w:before="0"/>
    </w:pPr>
    <w:r>
      <w:rPr>
        <w:sz w:val="16"/>
      </w:rPr>
      <w:t>Date of Last Update January 2011</w:t>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sidR="000F559A">
      <w:rPr>
        <w:rStyle w:val="PageNumber"/>
        <w:noProof/>
        <w:sz w:val="16"/>
      </w:rPr>
      <w:t>7</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sidR="000F559A">
      <w:rPr>
        <w:rStyle w:val="PageNumber"/>
        <w:noProof/>
        <w:sz w:val="16"/>
      </w:rPr>
      <w:t>11</w:t>
    </w:r>
    <w:r>
      <w:rPr>
        <w:rStyle w:val="PageNumbe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8DA5AF" w14:textId="77777777" w:rsidR="008C6FD9" w:rsidRDefault="008C6FD9">
      <w:r>
        <w:separator/>
      </w:r>
    </w:p>
  </w:footnote>
  <w:footnote w:type="continuationSeparator" w:id="0">
    <w:p w14:paraId="47376115" w14:textId="77777777" w:rsidR="008C6FD9" w:rsidRDefault="008C6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34BEAA" w14:textId="77777777" w:rsidR="0082203D" w:rsidRDefault="0082203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34BEAC" w14:textId="77777777" w:rsidR="0082203D" w:rsidRDefault="0082203D">
    <w:pPr>
      <w:pStyle w:val="Header"/>
      <w:pBdr>
        <w:bottom w:val="single" w:sz="4" w:space="0" w:color="auto"/>
      </w:pBdr>
      <w:tabs>
        <w:tab w:val="clear" w:pos="4320"/>
        <w:tab w:val="center" w:pos="4770"/>
      </w:tabs>
    </w:pPr>
    <w:r>
      <w:rPr>
        <w:noProof/>
      </w:rPr>
      <w:drawing>
        <wp:inline distT="0" distB="0" distL="0" distR="0" wp14:anchorId="1534BEB0" wp14:editId="1534BEB1">
          <wp:extent cx="495300" cy="485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485775"/>
                  </a:xfrm>
                  <a:prstGeom prst="rect">
                    <a:avLst/>
                  </a:prstGeom>
                  <a:noFill/>
                  <a:ln>
                    <a:noFill/>
                  </a:ln>
                </pic:spPr>
              </pic:pic>
            </a:graphicData>
          </a:graphic>
        </wp:inline>
      </w:drawing>
    </w:r>
    <w:r>
      <w:tab/>
    </w:r>
    <w:r>
      <w:rPr>
        <w:sz w:val="16"/>
      </w:rPr>
      <w:tab/>
    </w:r>
    <w:r>
      <w:rPr>
        <w:sz w:val="20"/>
      </w:rPr>
      <w:t>SADLS Project Requirements Definition Document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90262"/>
    <w:multiLevelType w:val="hybridMultilevel"/>
    <w:tmpl w:val="3B64FC70"/>
    <w:lvl w:ilvl="0" w:tplc="18DC1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8BC65C5"/>
    <w:multiLevelType w:val="hybridMultilevel"/>
    <w:tmpl w:val="1C50764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2ED72D8B"/>
    <w:multiLevelType w:val="hybridMultilevel"/>
    <w:tmpl w:val="32928B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4FC47E9"/>
    <w:multiLevelType w:val="multilevel"/>
    <w:tmpl w:val="D130BCD0"/>
    <w:lvl w:ilvl="0">
      <w:start w:val="1"/>
      <w:numFmt w:val="decimal"/>
      <w:pStyle w:val="Heading1"/>
      <w:lvlText w:val="%1"/>
      <w:lvlJc w:val="left"/>
      <w:pPr>
        <w:tabs>
          <w:tab w:val="num" w:pos="540"/>
        </w:tabs>
        <w:ind w:left="540" w:hanging="360"/>
      </w:pPr>
    </w:lvl>
    <w:lvl w:ilvl="1">
      <w:start w:val="1"/>
      <w:numFmt w:val="decimal"/>
      <w:pStyle w:val="Heading2"/>
      <w:lvlText w:val="%1.%2"/>
      <w:lvlJc w:val="left"/>
      <w:pPr>
        <w:tabs>
          <w:tab w:val="num" w:pos="1206"/>
        </w:tabs>
        <w:ind w:left="1206" w:hanging="576"/>
      </w:pPr>
    </w:lvl>
    <w:lvl w:ilvl="2">
      <w:start w:val="1"/>
      <w:numFmt w:val="decimal"/>
      <w:pStyle w:val="Heading3"/>
      <w:lvlText w:val="%1.%2.%3"/>
      <w:lvlJc w:val="left"/>
      <w:pPr>
        <w:tabs>
          <w:tab w:val="num" w:pos="1800"/>
        </w:tabs>
        <w:ind w:left="1584" w:hanging="504"/>
      </w:pPr>
    </w:lvl>
    <w:lvl w:ilvl="3">
      <w:start w:val="1"/>
      <w:numFmt w:val="none"/>
      <w:lvlRestart w:val="0"/>
      <w:lvlText w:val="4.2.3.1"/>
      <w:lvlJc w:val="left"/>
      <w:pPr>
        <w:tabs>
          <w:tab w:val="num" w:pos="3708"/>
        </w:tabs>
        <w:ind w:left="1620" w:firstLine="1368"/>
      </w:pPr>
    </w:lvl>
    <w:lvl w:ilvl="4">
      <w:start w:val="1"/>
      <w:numFmt w:val="none"/>
      <w:lvlText w:val="4.2.1.2."/>
      <w:lvlJc w:val="left"/>
      <w:pPr>
        <w:tabs>
          <w:tab w:val="num" w:pos="2412"/>
        </w:tabs>
        <w:ind w:left="2412" w:hanging="792"/>
      </w:pPr>
    </w:lvl>
    <w:lvl w:ilvl="5">
      <w:start w:val="1"/>
      <w:numFmt w:val="decimal"/>
      <w:lvlText w:val="%1.%2.%3.%4.%5.%6."/>
      <w:lvlJc w:val="left"/>
      <w:pPr>
        <w:tabs>
          <w:tab w:val="num" w:pos="2916"/>
        </w:tabs>
        <w:ind w:left="2916" w:hanging="936"/>
      </w:pPr>
    </w:lvl>
    <w:lvl w:ilvl="6">
      <w:start w:val="1"/>
      <w:numFmt w:val="decimal"/>
      <w:lvlText w:val="%1.%2.%3.%4.%5.%6.%7."/>
      <w:lvlJc w:val="left"/>
      <w:pPr>
        <w:tabs>
          <w:tab w:val="num" w:pos="3420"/>
        </w:tabs>
        <w:ind w:left="3420" w:hanging="1080"/>
      </w:pPr>
    </w:lvl>
    <w:lvl w:ilvl="7">
      <w:start w:val="1"/>
      <w:numFmt w:val="decimal"/>
      <w:lvlText w:val="%1.%2.%3.%4.%5.%6.%7.%8."/>
      <w:lvlJc w:val="left"/>
      <w:pPr>
        <w:tabs>
          <w:tab w:val="num" w:pos="3924"/>
        </w:tabs>
        <w:ind w:left="3924" w:hanging="1224"/>
      </w:pPr>
    </w:lvl>
    <w:lvl w:ilvl="8">
      <w:start w:val="1"/>
      <w:numFmt w:val="decimal"/>
      <w:lvlText w:val="%1.%2.%3.%4.%5.%6.%7.%8.%9."/>
      <w:lvlJc w:val="left"/>
      <w:pPr>
        <w:tabs>
          <w:tab w:val="num" w:pos="4500"/>
        </w:tabs>
        <w:ind w:left="4500" w:hanging="1440"/>
      </w:pPr>
    </w:lvl>
  </w:abstractNum>
  <w:abstractNum w:abstractNumId="4" w15:restartNumberingAfterBreak="0">
    <w:nsid w:val="49563913"/>
    <w:multiLevelType w:val="hybridMultilevel"/>
    <w:tmpl w:val="8B48AA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A130272"/>
    <w:multiLevelType w:val="hybridMultilevel"/>
    <w:tmpl w:val="4E8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541F22"/>
    <w:multiLevelType w:val="multilevel"/>
    <w:tmpl w:val="186E763C"/>
    <w:lvl w:ilvl="0">
      <w:start w:val="1"/>
      <w:numFmt w:val="decimal"/>
      <w:lvlText w:val="%1"/>
      <w:lvlJc w:val="left"/>
      <w:pPr>
        <w:tabs>
          <w:tab w:val="num" w:pos="540"/>
        </w:tabs>
        <w:ind w:left="540" w:hanging="360"/>
      </w:pPr>
    </w:lvl>
    <w:lvl w:ilvl="1">
      <w:start w:val="1"/>
      <w:numFmt w:val="decimal"/>
      <w:lvlText w:val="%1.%2"/>
      <w:lvlJc w:val="left"/>
      <w:pPr>
        <w:tabs>
          <w:tab w:val="num" w:pos="1206"/>
        </w:tabs>
        <w:ind w:left="1206" w:hanging="576"/>
      </w:pPr>
    </w:lvl>
    <w:lvl w:ilvl="2">
      <w:start w:val="1"/>
      <w:numFmt w:val="lowerLetter"/>
      <w:lvlText w:val="%3)"/>
      <w:lvlJc w:val="left"/>
      <w:pPr>
        <w:tabs>
          <w:tab w:val="num" w:pos="1800"/>
        </w:tabs>
        <w:ind w:left="1584" w:hanging="504"/>
      </w:pPr>
    </w:lvl>
    <w:lvl w:ilvl="3">
      <w:start w:val="1"/>
      <w:numFmt w:val="none"/>
      <w:lvlRestart w:val="0"/>
      <w:lvlText w:val="4.2.3.1"/>
      <w:lvlJc w:val="left"/>
      <w:pPr>
        <w:tabs>
          <w:tab w:val="num" w:pos="3708"/>
        </w:tabs>
        <w:ind w:left="1620" w:firstLine="1368"/>
      </w:pPr>
    </w:lvl>
    <w:lvl w:ilvl="4">
      <w:start w:val="1"/>
      <w:numFmt w:val="none"/>
      <w:lvlText w:val="4.2.1.2."/>
      <w:lvlJc w:val="left"/>
      <w:pPr>
        <w:tabs>
          <w:tab w:val="num" w:pos="2412"/>
        </w:tabs>
        <w:ind w:left="2412" w:hanging="792"/>
      </w:pPr>
    </w:lvl>
    <w:lvl w:ilvl="5">
      <w:start w:val="1"/>
      <w:numFmt w:val="decimal"/>
      <w:lvlText w:val="%1.%2.%3.%4.%5.%6."/>
      <w:lvlJc w:val="left"/>
      <w:pPr>
        <w:tabs>
          <w:tab w:val="num" w:pos="2916"/>
        </w:tabs>
        <w:ind w:left="2916" w:hanging="936"/>
      </w:pPr>
    </w:lvl>
    <w:lvl w:ilvl="6">
      <w:start w:val="1"/>
      <w:numFmt w:val="decimal"/>
      <w:lvlText w:val="%1.%2.%3.%4.%5.%6.%7."/>
      <w:lvlJc w:val="left"/>
      <w:pPr>
        <w:tabs>
          <w:tab w:val="num" w:pos="3420"/>
        </w:tabs>
        <w:ind w:left="3420" w:hanging="1080"/>
      </w:pPr>
    </w:lvl>
    <w:lvl w:ilvl="7">
      <w:start w:val="1"/>
      <w:numFmt w:val="decimal"/>
      <w:lvlText w:val="%1.%2.%3.%4.%5.%6.%7.%8."/>
      <w:lvlJc w:val="left"/>
      <w:pPr>
        <w:tabs>
          <w:tab w:val="num" w:pos="3924"/>
        </w:tabs>
        <w:ind w:left="3924" w:hanging="1224"/>
      </w:pPr>
    </w:lvl>
    <w:lvl w:ilvl="8">
      <w:start w:val="1"/>
      <w:numFmt w:val="decimal"/>
      <w:lvlText w:val="%1.%2.%3.%4.%5.%6.%7.%8.%9."/>
      <w:lvlJc w:val="left"/>
      <w:pPr>
        <w:tabs>
          <w:tab w:val="num" w:pos="4500"/>
        </w:tabs>
        <w:ind w:left="4500" w:hanging="1440"/>
      </w:pPr>
    </w:lvl>
  </w:abstractNum>
  <w:abstractNum w:abstractNumId="7" w15:restartNumberingAfterBreak="0">
    <w:nsid w:val="5CFB405A"/>
    <w:multiLevelType w:val="hybridMultilevel"/>
    <w:tmpl w:val="3B64FC70"/>
    <w:lvl w:ilvl="0" w:tplc="18DC1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E250626"/>
    <w:multiLevelType w:val="hybridMultilevel"/>
    <w:tmpl w:val="22741BB4"/>
    <w:lvl w:ilvl="0" w:tplc="04090017">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9" w15:restartNumberingAfterBreak="0">
    <w:nsid w:val="7D491EB3"/>
    <w:multiLevelType w:val="multilevel"/>
    <w:tmpl w:val="3D86BCE6"/>
    <w:lvl w:ilvl="0">
      <w:start w:val="4"/>
      <w:numFmt w:val="decimal"/>
      <w:lvlText w:val="%1."/>
      <w:lvlJc w:val="left"/>
      <w:pPr>
        <w:tabs>
          <w:tab w:val="num" w:pos="960"/>
        </w:tabs>
        <w:ind w:left="960" w:hanging="960"/>
      </w:pPr>
      <w:rPr>
        <w:rFonts w:hint="default"/>
      </w:rPr>
    </w:lvl>
    <w:lvl w:ilvl="1">
      <w:start w:val="2"/>
      <w:numFmt w:val="decimal"/>
      <w:lvlText w:val="%1.%2"/>
      <w:lvlJc w:val="left"/>
      <w:pPr>
        <w:tabs>
          <w:tab w:val="num" w:pos="1600"/>
        </w:tabs>
        <w:ind w:left="1600" w:hanging="960"/>
      </w:pPr>
      <w:rPr>
        <w:rFonts w:hint="default"/>
      </w:rPr>
    </w:lvl>
    <w:lvl w:ilvl="2">
      <w:start w:val="3"/>
      <w:numFmt w:val="decimal"/>
      <w:lvlText w:val="%1.%2.%3."/>
      <w:lvlJc w:val="left"/>
      <w:pPr>
        <w:tabs>
          <w:tab w:val="num" w:pos="2240"/>
        </w:tabs>
        <w:ind w:left="2240" w:hanging="960"/>
      </w:pPr>
      <w:rPr>
        <w:rFonts w:hint="default"/>
      </w:rPr>
    </w:lvl>
    <w:lvl w:ilvl="3">
      <w:start w:val="1"/>
      <w:numFmt w:val="decimal"/>
      <w:pStyle w:val="Heading4"/>
      <w:lvlText w:val="%1.%2.%3.%4"/>
      <w:lvlJc w:val="left"/>
      <w:pPr>
        <w:tabs>
          <w:tab w:val="num" w:pos="2160"/>
        </w:tabs>
        <w:ind w:left="1080" w:firstLine="0"/>
      </w:pPr>
      <w:rPr>
        <w:rFonts w:hint="default"/>
      </w:rPr>
    </w:lvl>
    <w:lvl w:ilvl="4">
      <w:start w:val="1"/>
      <w:numFmt w:val="decimal"/>
      <w:lvlText w:val="%1.%2.%3.%4.%5."/>
      <w:lvlJc w:val="left"/>
      <w:pPr>
        <w:tabs>
          <w:tab w:val="num" w:pos="3640"/>
        </w:tabs>
        <w:ind w:left="3640" w:hanging="1080"/>
      </w:pPr>
      <w:rPr>
        <w:rFonts w:hint="default"/>
      </w:rPr>
    </w:lvl>
    <w:lvl w:ilvl="5">
      <w:start w:val="1"/>
      <w:numFmt w:val="decimal"/>
      <w:lvlText w:val="%1.%2.%3.%4.%5.%6."/>
      <w:lvlJc w:val="left"/>
      <w:pPr>
        <w:tabs>
          <w:tab w:val="num" w:pos="4280"/>
        </w:tabs>
        <w:ind w:left="4280" w:hanging="1080"/>
      </w:pPr>
      <w:rPr>
        <w:rFonts w:hint="default"/>
      </w:rPr>
    </w:lvl>
    <w:lvl w:ilvl="6">
      <w:start w:val="1"/>
      <w:numFmt w:val="decimal"/>
      <w:lvlText w:val="%1.%2.%3.%4.%5.%6.%7."/>
      <w:lvlJc w:val="left"/>
      <w:pPr>
        <w:tabs>
          <w:tab w:val="num" w:pos="4920"/>
        </w:tabs>
        <w:ind w:left="4920" w:hanging="1080"/>
      </w:pPr>
      <w:rPr>
        <w:rFonts w:hint="default"/>
      </w:rPr>
    </w:lvl>
    <w:lvl w:ilvl="7">
      <w:start w:val="1"/>
      <w:numFmt w:val="decimal"/>
      <w:lvlText w:val="%1.%2.%3.%4.%5.%6.%7.%8."/>
      <w:lvlJc w:val="left"/>
      <w:pPr>
        <w:tabs>
          <w:tab w:val="num" w:pos="5920"/>
        </w:tabs>
        <w:ind w:left="5920" w:hanging="1440"/>
      </w:pPr>
      <w:rPr>
        <w:rFonts w:hint="default"/>
      </w:rPr>
    </w:lvl>
    <w:lvl w:ilvl="8">
      <w:start w:val="1"/>
      <w:numFmt w:val="decimal"/>
      <w:lvlText w:val="%1.%2.%3.%4.%5.%6.%7.%8.%9."/>
      <w:lvlJc w:val="left"/>
      <w:pPr>
        <w:tabs>
          <w:tab w:val="num" w:pos="6560"/>
        </w:tabs>
        <w:ind w:left="6560" w:hanging="1440"/>
      </w:pPr>
      <w:rPr>
        <w:rFonts w:hint="default"/>
      </w:rPr>
    </w:lvl>
  </w:abstractNum>
  <w:num w:numId="1">
    <w:abstractNumId w:val="3"/>
  </w:num>
  <w:num w:numId="2">
    <w:abstractNumId w:val="9"/>
  </w:num>
  <w:num w:numId="3">
    <w:abstractNumId w:val="2"/>
  </w:num>
  <w:num w:numId="4">
    <w:abstractNumId w:val="5"/>
  </w:num>
  <w:num w:numId="5">
    <w:abstractNumId w:val="4"/>
  </w:num>
  <w:num w:numId="6">
    <w:abstractNumId w:val="1"/>
  </w:num>
  <w:num w:numId="7">
    <w:abstractNumId w:val="6"/>
  </w:num>
  <w:num w:numId="8">
    <w:abstractNumId w:val="3"/>
  </w:num>
  <w:num w:numId="9">
    <w:abstractNumId w:val="3"/>
  </w:num>
  <w:num w:numId="10">
    <w:abstractNumId w:val="3"/>
  </w:num>
  <w:num w:numId="11">
    <w:abstractNumId w:val="3"/>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0"/>
  </w:num>
  <w:num w:numId="15">
    <w:abstractNumId w:val="3"/>
  </w:num>
  <w:num w:numId="16">
    <w:abstractNumId w:val="3"/>
  </w:num>
  <w:num w:numId="17">
    <w:abstractNumId w:val="3"/>
  </w:num>
  <w:num w:numId="18">
    <w:abstractNumId w:val="3"/>
  </w:num>
  <w:num w:numId="19">
    <w:abstractNumId w:val="3"/>
  </w:num>
  <w:num w:numId="20">
    <w:abstractNumId w:val="3"/>
  </w:num>
  <w:num w:numId="21">
    <w:abstractNumId w:val="8"/>
  </w:num>
  <w:num w:numId="2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F28"/>
    <w:rsid w:val="0000582C"/>
    <w:rsid w:val="000063A2"/>
    <w:rsid w:val="00006F24"/>
    <w:rsid w:val="00007020"/>
    <w:rsid w:val="000103B4"/>
    <w:rsid w:val="00010CF6"/>
    <w:rsid w:val="0001427B"/>
    <w:rsid w:val="0002281E"/>
    <w:rsid w:val="00022F28"/>
    <w:rsid w:val="00026D31"/>
    <w:rsid w:val="00052F67"/>
    <w:rsid w:val="00057CB4"/>
    <w:rsid w:val="00070907"/>
    <w:rsid w:val="00094414"/>
    <w:rsid w:val="000A12AC"/>
    <w:rsid w:val="000A201A"/>
    <w:rsid w:val="000B41A3"/>
    <w:rsid w:val="000C348C"/>
    <w:rsid w:val="000F559A"/>
    <w:rsid w:val="00106B67"/>
    <w:rsid w:val="001103E1"/>
    <w:rsid w:val="00114EC2"/>
    <w:rsid w:val="00126CCE"/>
    <w:rsid w:val="001275E7"/>
    <w:rsid w:val="0015287F"/>
    <w:rsid w:val="00160CA4"/>
    <w:rsid w:val="001616A9"/>
    <w:rsid w:val="001630D8"/>
    <w:rsid w:val="00164696"/>
    <w:rsid w:val="00165549"/>
    <w:rsid w:val="00170480"/>
    <w:rsid w:val="00175963"/>
    <w:rsid w:val="001979EB"/>
    <w:rsid w:val="001A03A5"/>
    <w:rsid w:val="001A34CB"/>
    <w:rsid w:val="001B07D8"/>
    <w:rsid w:val="001B6FFB"/>
    <w:rsid w:val="001E4C64"/>
    <w:rsid w:val="001F5B2C"/>
    <w:rsid w:val="001F7C9D"/>
    <w:rsid w:val="002100EE"/>
    <w:rsid w:val="00217421"/>
    <w:rsid w:val="00226EB0"/>
    <w:rsid w:val="00230A54"/>
    <w:rsid w:val="0023532D"/>
    <w:rsid w:val="00250209"/>
    <w:rsid w:val="00253E9C"/>
    <w:rsid w:val="00266A3A"/>
    <w:rsid w:val="00275F77"/>
    <w:rsid w:val="00285D49"/>
    <w:rsid w:val="00290DCE"/>
    <w:rsid w:val="00291CE9"/>
    <w:rsid w:val="0029414E"/>
    <w:rsid w:val="002A4F76"/>
    <w:rsid w:val="002B2125"/>
    <w:rsid w:val="002D6716"/>
    <w:rsid w:val="002F3012"/>
    <w:rsid w:val="002F5BC0"/>
    <w:rsid w:val="003010EF"/>
    <w:rsid w:val="00305A40"/>
    <w:rsid w:val="0031148C"/>
    <w:rsid w:val="003127BD"/>
    <w:rsid w:val="003134BB"/>
    <w:rsid w:val="00314573"/>
    <w:rsid w:val="003158CC"/>
    <w:rsid w:val="0032735C"/>
    <w:rsid w:val="003340AA"/>
    <w:rsid w:val="00340C1D"/>
    <w:rsid w:val="00362C55"/>
    <w:rsid w:val="0036618E"/>
    <w:rsid w:val="00370168"/>
    <w:rsid w:val="003827F1"/>
    <w:rsid w:val="003A342B"/>
    <w:rsid w:val="003A4CFF"/>
    <w:rsid w:val="003B2746"/>
    <w:rsid w:val="003C457F"/>
    <w:rsid w:val="003E0A6E"/>
    <w:rsid w:val="003E2BCD"/>
    <w:rsid w:val="00436841"/>
    <w:rsid w:val="00454B7C"/>
    <w:rsid w:val="00456DBD"/>
    <w:rsid w:val="00462238"/>
    <w:rsid w:val="0046758A"/>
    <w:rsid w:val="004932A0"/>
    <w:rsid w:val="00493F31"/>
    <w:rsid w:val="00495884"/>
    <w:rsid w:val="004A39B4"/>
    <w:rsid w:val="004C6B07"/>
    <w:rsid w:val="004E52C3"/>
    <w:rsid w:val="0053323E"/>
    <w:rsid w:val="005359D6"/>
    <w:rsid w:val="0054694D"/>
    <w:rsid w:val="00560466"/>
    <w:rsid w:val="00565E0A"/>
    <w:rsid w:val="005718C3"/>
    <w:rsid w:val="00586F29"/>
    <w:rsid w:val="005A22E9"/>
    <w:rsid w:val="005A4858"/>
    <w:rsid w:val="005A6C88"/>
    <w:rsid w:val="005C0D3F"/>
    <w:rsid w:val="005C1002"/>
    <w:rsid w:val="005C59FD"/>
    <w:rsid w:val="005C5A32"/>
    <w:rsid w:val="005D2542"/>
    <w:rsid w:val="005F552B"/>
    <w:rsid w:val="006104D3"/>
    <w:rsid w:val="00610810"/>
    <w:rsid w:val="0062297F"/>
    <w:rsid w:val="006234C0"/>
    <w:rsid w:val="00662558"/>
    <w:rsid w:val="00664EFE"/>
    <w:rsid w:val="00666019"/>
    <w:rsid w:val="00670028"/>
    <w:rsid w:val="00676959"/>
    <w:rsid w:val="0069367D"/>
    <w:rsid w:val="006A6269"/>
    <w:rsid w:val="006B643C"/>
    <w:rsid w:val="006C4C63"/>
    <w:rsid w:val="006D038C"/>
    <w:rsid w:val="006E40B8"/>
    <w:rsid w:val="006F0F47"/>
    <w:rsid w:val="0071300A"/>
    <w:rsid w:val="00714AA4"/>
    <w:rsid w:val="0073016C"/>
    <w:rsid w:val="0073060A"/>
    <w:rsid w:val="00751A68"/>
    <w:rsid w:val="007534FA"/>
    <w:rsid w:val="007551DD"/>
    <w:rsid w:val="007629B0"/>
    <w:rsid w:val="00770D33"/>
    <w:rsid w:val="00772F78"/>
    <w:rsid w:val="00777FA2"/>
    <w:rsid w:val="00792DC8"/>
    <w:rsid w:val="00796D70"/>
    <w:rsid w:val="007A51BD"/>
    <w:rsid w:val="007B029A"/>
    <w:rsid w:val="007E165B"/>
    <w:rsid w:val="007F0C5A"/>
    <w:rsid w:val="00806397"/>
    <w:rsid w:val="00820166"/>
    <w:rsid w:val="0082203D"/>
    <w:rsid w:val="00835606"/>
    <w:rsid w:val="00852580"/>
    <w:rsid w:val="00863744"/>
    <w:rsid w:val="00867518"/>
    <w:rsid w:val="00882799"/>
    <w:rsid w:val="00890FFA"/>
    <w:rsid w:val="00892E9A"/>
    <w:rsid w:val="008A1A5B"/>
    <w:rsid w:val="008B0BDB"/>
    <w:rsid w:val="008B518A"/>
    <w:rsid w:val="008C6FD9"/>
    <w:rsid w:val="008F14A2"/>
    <w:rsid w:val="008F5D98"/>
    <w:rsid w:val="009065B4"/>
    <w:rsid w:val="00957E78"/>
    <w:rsid w:val="0096048D"/>
    <w:rsid w:val="00962769"/>
    <w:rsid w:val="00962CB5"/>
    <w:rsid w:val="00964C8F"/>
    <w:rsid w:val="0097371D"/>
    <w:rsid w:val="009F5968"/>
    <w:rsid w:val="00A10056"/>
    <w:rsid w:val="00A13785"/>
    <w:rsid w:val="00A1445C"/>
    <w:rsid w:val="00A154D8"/>
    <w:rsid w:val="00A32D8E"/>
    <w:rsid w:val="00A3482C"/>
    <w:rsid w:val="00A42BEC"/>
    <w:rsid w:val="00A44250"/>
    <w:rsid w:val="00A5161B"/>
    <w:rsid w:val="00A52D30"/>
    <w:rsid w:val="00A60118"/>
    <w:rsid w:val="00A6020A"/>
    <w:rsid w:val="00A71E14"/>
    <w:rsid w:val="00A72B3A"/>
    <w:rsid w:val="00A84378"/>
    <w:rsid w:val="00A85739"/>
    <w:rsid w:val="00A90FBF"/>
    <w:rsid w:val="00A97A05"/>
    <w:rsid w:val="00AE3A86"/>
    <w:rsid w:val="00AF0947"/>
    <w:rsid w:val="00B0706F"/>
    <w:rsid w:val="00B172AE"/>
    <w:rsid w:val="00B2458A"/>
    <w:rsid w:val="00B27EF1"/>
    <w:rsid w:val="00B31C62"/>
    <w:rsid w:val="00B3495D"/>
    <w:rsid w:val="00B37517"/>
    <w:rsid w:val="00B40AA4"/>
    <w:rsid w:val="00B42341"/>
    <w:rsid w:val="00B44AF0"/>
    <w:rsid w:val="00B61F72"/>
    <w:rsid w:val="00B90925"/>
    <w:rsid w:val="00B94F8A"/>
    <w:rsid w:val="00B97E7D"/>
    <w:rsid w:val="00BA1E4A"/>
    <w:rsid w:val="00BC606B"/>
    <w:rsid w:val="00BE76A0"/>
    <w:rsid w:val="00BF6946"/>
    <w:rsid w:val="00C00974"/>
    <w:rsid w:val="00C016C8"/>
    <w:rsid w:val="00C041AC"/>
    <w:rsid w:val="00C055A4"/>
    <w:rsid w:val="00C26AEE"/>
    <w:rsid w:val="00C61B0D"/>
    <w:rsid w:val="00C8197D"/>
    <w:rsid w:val="00CA1234"/>
    <w:rsid w:val="00CB32D1"/>
    <w:rsid w:val="00CB5702"/>
    <w:rsid w:val="00CB6F9E"/>
    <w:rsid w:val="00CE3C86"/>
    <w:rsid w:val="00CF3236"/>
    <w:rsid w:val="00CF483E"/>
    <w:rsid w:val="00D05F76"/>
    <w:rsid w:val="00D0799E"/>
    <w:rsid w:val="00D164C1"/>
    <w:rsid w:val="00D44364"/>
    <w:rsid w:val="00D6372A"/>
    <w:rsid w:val="00DA3E14"/>
    <w:rsid w:val="00DD58E1"/>
    <w:rsid w:val="00DE4436"/>
    <w:rsid w:val="00DF0B32"/>
    <w:rsid w:val="00DF1325"/>
    <w:rsid w:val="00E02D7C"/>
    <w:rsid w:val="00E0323F"/>
    <w:rsid w:val="00E1270C"/>
    <w:rsid w:val="00E13A59"/>
    <w:rsid w:val="00E17171"/>
    <w:rsid w:val="00E20DBB"/>
    <w:rsid w:val="00E2203B"/>
    <w:rsid w:val="00E348B0"/>
    <w:rsid w:val="00E44610"/>
    <w:rsid w:val="00E710C7"/>
    <w:rsid w:val="00E817B8"/>
    <w:rsid w:val="00E87AA0"/>
    <w:rsid w:val="00EC5294"/>
    <w:rsid w:val="00EC7628"/>
    <w:rsid w:val="00EF0F9F"/>
    <w:rsid w:val="00F01138"/>
    <w:rsid w:val="00F25E03"/>
    <w:rsid w:val="00F374F3"/>
    <w:rsid w:val="00F4279B"/>
    <w:rsid w:val="00F42AB9"/>
    <w:rsid w:val="00F65AE5"/>
    <w:rsid w:val="00F65DC4"/>
    <w:rsid w:val="00F66080"/>
    <w:rsid w:val="00F727A3"/>
    <w:rsid w:val="00FB2EA1"/>
    <w:rsid w:val="00FB38D4"/>
    <w:rsid w:val="00FC3591"/>
    <w:rsid w:val="00FC7487"/>
    <w:rsid w:val="00FE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534BD06"/>
  <w15:docId w15:val="{41F5C7CA-6124-4E14-AEE6-3C839E27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Heading1bodytext"/>
    <w:qFormat/>
    <w:pPr>
      <w:keepNext/>
      <w:numPr>
        <w:numId w:val="1"/>
      </w:numPr>
      <w:spacing w:after="120"/>
      <w:outlineLvl w:val="0"/>
    </w:pPr>
    <w:rPr>
      <w:b/>
      <w:caps/>
      <w:kern w:val="28"/>
      <w:sz w:val="28"/>
    </w:rPr>
  </w:style>
  <w:style w:type="paragraph" w:styleId="Heading2">
    <w:name w:val="heading 2"/>
    <w:basedOn w:val="Normal"/>
    <w:next w:val="Heading2bodytext"/>
    <w:qFormat/>
    <w:pPr>
      <w:keepNext/>
      <w:numPr>
        <w:ilvl w:val="1"/>
        <w:numId w:val="1"/>
      </w:numPr>
      <w:spacing w:before="240" w:after="120"/>
      <w:outlineLvl w:val="1"/>
    </w:pPr>
    <w:rPr>
      <w:b/>
      <w:sz w:val="28"/>
    </w:rPr>
  </w:style>
  <w:style w:type="paragraph" w:styleId="Heading3">
    <w:name w:val="heading 3"/>
    <w:basedOn w:val="Normal"/>
    <w:next w:val="Heading3bodytext"/>
    <w:qFormat/>
    <w:pPr>
      <w:keepNext/>
      <w:numPr>
        <w:ilvl w:val="2"/>
        <w:numId w:val="1"/>
      </w:numPr>
      <w:spacing w:before="240" w:after="120"/>
      <w:outlineLvl w:val="2"/>
    </w:pPr>
    <w:rPr>
      <w:b/>
      <w:sz w:val="24"/>
    </w:rPr>
  </w:style>
  <w:style w:type="paragraph" w:styleId="Heading4">
    <w:name w:val="heading 4"/>
    <w:next w:val="Heading4bodytext"/>
    <w:qFormat/>
    <w:pPr>
      <w:keepNext/>
      <w:keepLines/>
      <w:numPr>
        <w:ilvl w:val="3"/>
        <w:numId w:val="2"/>
      </w:numPr>
      <w:spacing w:before="240" w:after="120"/>
      <w:outlineLvl w:val="3"/>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rPr>
      <w:sz w:val="24"/>
    </w:rPr>
  </w:style>
  <w:style w:type="paragraph" w:customStyle="1" w:styleId="Paragraph1">
    <w:name w:val="Paragraph 1"/>
    <w:basedOn w:val="Normal"/>
    <w:pPr>
      <w:spacing w:before="240"/>
    </w:pPr>
    <w:rPr>
      <w:sz w:val="24"/>
    </w:rPr>
  </w:style>
  <w:style w:type="paragraph" w:styleId="Header">
    <w:name w:val="header"/>
    <w:basedOn w:val="Normal"/>
    <w:pPr>
      <w:pBdr>
        <w:bottom w:val="single" w:sz="12" w:space="2" w:color="auto"/>
      </w:pBdr>
      <w:tabs>
        <w:tab w:val="center" w:pos="4320"/>
        <w:tab w:val="right" w:pos="9360"/>
      </w:tabs>
      <w:spacing w:after="240"/>
    </w:pPr>
    <w:rPr>
      <w:sz w:val="22"/>
    </w:rPr>
  </w:style>
  <w:style w:type="character" w:styleId="PageNumber">
    <w:name w:val="page number"/>
    <w:basedOn w:val="DefaultParagraphFont"/>
  </w:style>
  <w:style w:type="paragraph" w:styleId="Footer">
    <w:name w:val="footer"/>
    <w:basedOn w:val="Normal"/>
    <w:pPr>
      <w:pBdr>
        <w:top w:val="single" w:sz="12" w:space="2" w:color="auto"/>
      </w:pBdr>
      <w:tabs>
        <w:tab w:val="center" w:pos="4320"/>
        <w:tab w:val="right" w:pos="9360"/>
      </w:tabs>
      <w:spacing w:before="120"/>
    </w:pPr>
    <w:rPr>
      <w:sz w:val="22"/>
    </w:rPr>
  </w:style>
  <w:style w:type="paragraph" w:styleId="Title">
    <w:name w:val="Title"/>
    <w:basedOn w:val="Normal"/>
    <w:qFormat/>
    <w:pPr>
      <w:jc w:val="center"/>
    </w:pPr>
    <w:rPr>
      <w:rFonts w:ascii="Courier" w:hAnsi="Courier"/>
      <w:b/>
      <w:i/>
      <w:sz w:val="28"/>
    </w:rPr>
  </w:style>
  <w:style w:type="paragraph" w:styleId="TOC1">
    <w:name w:val="toc 1"/>
    <w:basedOn w:val="Normal"/>
    <w:next w:val="Normal"/>
    <w:autoRedefine/>
    <w:uiPriority w:val="39"/>
    <w:rPr>
      <w:b/>
      <w:caps/>
      <w:sz w:val="24"/>
    </w:rPr>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tabs>
        <w:tab w:val="right" w:leader="dot" w:pos="9350"/>
      </w:tabs>
      <w:ind w:left="400"/>
    </w:pPr>
    <w:rPr>
      <w:noProof/>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Heading1bodytext">
    <w:name w:val="Heading 1 body text"/>
    <w:pPr>
      <w:ind w:left="360"/>
    </w:pPr>
    <w:rPr>
      <w:noProof/>
      <w:sz w:val="22"/>
    </w:rPr>
  </w:style>
  <w:style w:type="paragraph" w:customStyle="1" w:styleId="Heading2bodytext">
    <w:name w:val="Heading 2 body text"/>
    <w:basedOn w:val="Heading1bodytext"/>
    <w:pPr>
      <w:ind w:left="576"/>
    </w:pPr>
  </w:style>
  <w:style w:type="paragraph" w:customStyle="1" w:styleId="Heading3bodytext">
    <w:name w:val="Heading 3 body text"/>
    <w:basedOn w:val="Heading2bodytext"/>
    <w:pPr>
      <w:ind w:left="1296"/>
    </w:pPr>
  </w:style>
  <w:style w:type="paragraph" w:customStyle="1" w:styleId="Heading4bodytext">
    <w:name w:val="Heading 4 body text"/>
    <w:basedOn w:val="Heading3bodytext"/>
    <w:pPr>
      <w:ind w:left="2160"/>
    </w:pPr>
  </w:style>
  <w:style w:type="paragraph" w:customStyle="1" w:styleId="StyleHeading311ptBefore6pt">
    <w:name w:val="Style Heading 3 + 11 pt Before:  6 pt"/>
    <w:basedOn w:val="Heading3"/>
    <w:autoRedefine/>
    <w:rsid w:val="007B029A"/>
    <w:pPr>
      <w:spacing w:before="120"/>
      <w:ind w:left="1512"/>
    </w:pPr>
    <w:rPr>
      <w:bCs/>
      <w:sz w:val="22"/>
    </w:rPr>
  </w:style>
  <w:style w:type="paragraph" w:styleId="TOCHeading">
    <w:name w:val="TOC Heading"/>
    <w:basedOn w:val="BodyText"/>
    <w:autoRedefine/>
    <w:qFormat/>
    <w:pPr>
      <w:jc w:val="center"/>
    </w:pPr>
    <w:rPr>
      <w:rFonts w:ascii="Times New (W1)" w:hAnsi="Times New (W1)"/>
      <w:b/>
      <w:sz w:val="28"/>
    </w:rPr>
  </w:style>
  <w:style w:type="paragraph" w:styleId="BodyText">
    <w:name w:val="Body Text"/>
    <w:basedOn w:val="Normal"/>
    <w:link w:val="BodyTextChar"/>
    <w:pPr>
      <w:spacing w:after="120"/>
    </w:pPr>
  </w:style>
  <w:style w:type="paragraph" w:customStyle="1" w:styleId="StyleHeading311ptBefore6ptAfter4pt">
    <w:name w:val="Style Heading 3 + 11 pt Before:  6 pt After:  4 pt"/>
    <w:basedOn w:val="Heading3"/>
    <w:rsid w:val="007B029A"/>
    <w:pPr>
      <w:spacing w:before="120" w:after="80"/>
    </w:pPr>
    <w:rPr>
      <w:bCs/>
      <w:sz w:val="22"/>
    </w:rPr>
  </w:style>
  <w:style w:type="table" w:styleId="TableGrid">
    <w:name w:val="Table Grid"/>
    <w:basedOn w:val="TableNormal"/>
    <w:uiPriority w:val="59"/>
    <w:rsid w:val="00436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F0F9F"/>
    <w:rPr>
      <w:rFonts w:ascii="Tahoma" w:hAnsi="Tahoma" w:cs="Tahoma"/>
      <w:sz w:val="16"/>
      <w:szCs w:val="16"/>
    </w:rPr>
  </w:style>
  <w:style w:type="character" w:customStyle="1" w:styleId="BalloonTextChar">
    <w:name w:val="Balloon Text Char"/>
    <w:link w:val="BalloonText"/>
    <w:rsid w:val="00EF0F9F"/>
    <w:rPr>
      <w:rFonts w:ascii="Tahoma" w:hAnsi="Tahoma" w:cs="Tahoma"/>
      <w:sz w:val="16"/>
      <w:szCs w:val="16"/>
    </w:rPr>
  </w:style>
  <w:style w:type="paragraph" w:styleId="ListParagraph">
    <w:name w:val="List Paragraph"/>
    <w:basedOn w:val="Normal"/>
    <w:uiPriority w:val="34"/>
    <w:qFormat/>
    <w:rsid w:val="0096048D"/>
    <w:pPr>
      <w:ind w:left="720"/>
      <w:contextualSpacing/>
    </w:pPr>
  </w:style>
  <w:style w:type="paragraph" w:customStyle="1" w:styleId="infoblue">
    <w:name w:val="infoblue"/>
    <w:basedOn w:val="Normal"/>
    <w:next w:val="Normal"/>
    <w:rsid w:val="007551DD"/>
    <w:pPr>
      <w:spacing w:before="120" w:after="120"/>
    </w:pPr>
    <w:rPr>
      <w:i/>
      <w:color w:val="0000FF"/>
      <w:sz w:val="24"/>
      <w:szCs w:val="24"/>
    </w:rPr>
  </w:style>
  <w:style w:type="paragraph" w:customStyle="1" w:styleId="InstructionalText">
    <w:name w:val="Instructional Text"/>
    <w:basedOn w:val="Normal"/>
    <w:link w:val="InstructionalTextChar"/>
    <w:qFormat/>
    <w:rsid w:val="00E710C7"/>
    <w:pPr>
      <w:spacing w:before="120" w:after="120"/>
    </w:pPr>
    <w:rPr>
      <w:rFonts w:ascii="Arial" w:hAnsi="Arial"/>
      <w:i/>
      <w:color w:val="0000FF"/>
      <w:sz w:val="24"/>
      <w:szCs w:val="24"/>
    </w:rPr>
  </w:style>
  <w:style w:type="character" w:customStyle="1" w:styleId="InstructionalTextChar">
    <w:name w:val="Instructional Text Char"/>
    <w:link w:val="InstructionalText"/>
    <w:rsid w:val="00E710C7"/>
    <w:rPr>
      <w:rFonts w:ascii="Arial" w:hAnsi="Arial"/>
      <w:i/>
      <w:color w:val="0000FF"/>
      <w:sz w:val="24"/>
      <w:szCs w:val="24"/>
    </w:rPr>
  </w:style>
  <w:style w:type="paragraph" w:styleId="DocumentMap">
    <w:name w:val="Document Map"/>
    <w:basedOn w:val="Normal"/>
    <w:link w:val="DocumentMapChar"/>
    <w:uiPriority w:val="99"/>
    <w:rsid w:val="004A39B4"/>
    <w:pPr>
      <w:shd w:val="clear" w:color="auto" w:fill="000080"/>
      <w:spacing w:before="120" w:after="120"/>
    </w:pPr>
    <w:rPr>
      <w:rFonts w:ascii="Tahoma" w:hAnsi="Tahoma" w:cs="Tahoma"/>
      <w:sz w:val="24"/>
      <w:szCs w:val="24"/>
    </w:rPr>
  </w:style>
  <w:style w:type="character" w:customStyle="1" w:styleId="DocumentMapChar">
    <w:name w:val="Document Map Char"/>
    <w:basedOn w:val="DefaultParagraphFont"/>
    <w:link w:val="DocumentMap"/>
    <w:uiPriority w:val="99"/>
    <w:rsid w:val="004A39B4"/>
    <w:rPr>
      <w:rFonts w:ascii="Tahoma" w:hAnsi="Tahoma" w:cs="Tahoma"/>
      <w:sz w:val="24"/>
      <w:szCs w:val="24"/>
      <w:shd w:val="clear" w:color="auto" w:fill="000080"/>
    </w:rPr>
  </w:style>
  <w:style w:type="character" w:customStyle="1" w:styleId="BodyTextChar">
    <w:name w:val="Body Text Char"/>
    <w:link w:val="BodyText"/>
    <w:rsid w:val="00852580"/>
  </w:style>
  <w:style w:type="character" w:styleId="Hyperlink">
    <w:name w:val="Hyperlink"/>
    <w:basedOn w:val="DefaultParagraphFont"/>
    <w:uiPriority w:val="99"/>
    <w:unhideWhenUsed/>
    <w:rsid w:val="00F25E03"/>
    <w:rPr>
      <w:color w:val="0000FF"/>
      <w:u w:val="single"/>
    </w:rPr>
  </w:style>
  <w:style w:type="character" w:styleId="CommentReference">
    <w:name w:val="annotation reference"/>
    <w:basedOn w:val="DefaultParagraphFont"/>
    <w:semiHidden/>
    <w:unhideWhenUsed/>
    <w:rsid w:val="001103E1"/>
    <w:rPr>
      <w:sz w:val="16"/>
      <w:szCs w:val="16"/>
    </w:rPr>
  </w:style>
  <w:style w:type="paragraph" w:styleId="CommentText">
    <w:name w:val="annotation text"/>
    <w:basedOn w:val="Normal"/>
    <w:link w:val="CommentTextChar"/>
    <w:semiHidden/>
    <w:unhideWhenUsed/>
    <w:rsid w:val="001103E1"/>
  </w:style>
  <w:style w:type="character" w:customStyle="1" w:styleId="CommentTextChar">
    <w:name w:val="Comment Text Char"/>
    <w:basedOn w:val="DefaultParagraphFont"/>
    <w:link w:val="CommentText"/>
    <w:semiHidden/>
    <w:rsid w:val="001103E1"/>
  </w:style>
  <w:style w:type="paragraph" w:styleId="CommentSubject">
    <w:name w:val="annotation subject"/>
    <w:basedOn w:val="CommentText"/>
    <w:next w:val="CommentText"/>
    <w:link w:val="CommentSubjectChar"/>
    <w:semiHidden/>
    <w:unhideWhenUsed/>
    <w:rsid w:val="001103E1"/>
    <w:rPr>
      <w:b/>
      <w:bCs/>
    </w:rPr>
  </w:style>
  <w:style w:type="character" w:customStyle="1" w:styleId="CommentSubjectChar">
    <w:name w:val="Comment Subject Char"/>
    <w:basedOn w:val="CommentTextChar"/>
    <w:link w:val="CommentSubject"/>
    <w:semiHidden/>
    <w:rsid w:val="001103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616677">
      <w:bodyDiv w:val="1"/>
      <w:marLeft w:val="0"/>
      <w:marRight w:val="0"/>
      <w:marTop w:val="0"/>
      <w:marBottom w:val="0"/>
      <w:divBdr>
        <w:top w:val="none" w:sz="0" w:space="0" w:color="auto"/>
        <w:left w:val="none" w:sz="0" w:space="0" w:color="auto"/>
        <w:bottom w:val="none" w:sz="0" w:space="0" w:color="auto"/>
        <w:right w:val="none" w:sz="0" w:space="0" w:color="auto"/>
      </w:divBdr>
    </w:div>
    <w:div w:id="1294483847">
      <w:bodyDiv w:val="1"/>
      <w:marLeft w:val="0"/>
      <w:marRight w:val="0"/>
      <w:marTop w:val="0"/>
      <w:marBottom w:val="0"/>
      <w:divBdr>
        <w:top w:val="none" w:sz="0" w:space="0" w:color="auto"/>
        <w:left w:val="none" w:sz="0" w:space="0" w:color="auto"/>
        <w:bottom w:val="none" w:sz="0" w:space="0" w:color="auto"/>
        <w:right w:val="none" w:sz="0" w:space="0" w:color="auto"/>
      </w:divBdr>
    </w:div>
    <w:div w:id="1749225447">
      <w:bodyDiv w:val="1"/>
      <w:marLeft w:val="0"/>
      <w:marRight w:val="0"/>
      <w:marTop w:val="0"/>
      <w:marBottom w:val="0"/>
      <w:divBdr>
        <w:top w:val="none" w:sz="0" w:space="0" w:color="auto"/>
        <w:left w:val="none" w:sz="0" w:space="0" w:color="auto"/>
        <w:bottom w:val="none" w:sz="0" w:space="0" w:color="auto"/>
        <w:right w:val="none" w:sz="0" w:space="0" w:color="auto"/>
      </w:divBdr>
    </w:div>
    <w:div w:id="195292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package" Target="embeddings/Microsoft_Visio_Drawing.vsdx"/><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emf"/><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6D1B6CF0DF30438DEB607C0B3DFB6D" ma:contentTypeVersion="" ma:contentTypeDescription="Create a new document." ma:contentTypeScope="" ma:versionID="6ac31fdcfea0541fcaebbc625d10d9e4">
  <xsd:schema xmlns:xsd="http://www.w3.org/2001/XMLSchema" xmlns:xs="http://www.w3.org/2001/XMLSchema" xmlns:p="http://schemas.microsoft.com/office/2006/metadata/properties" xmlns:ns1="766950c5-e247-4bd6-ba1f-174d2e2cfb50" xmlns:ns2="http://schemas.microsoft.com/sharepoint/v3" xmlns:ns3="c71c050d-b19c-429a-987e-8501ecb2ea2f" targetNamespace="http://schemas.microsoft.com/office/2006/metadata/properties" ma:root="true" ma:fieldsID="aac649d56c6a1321568050b57aa73864" ns1:_="" ns2:_="" ns3:_="">
    <xsd:import namespace="766950c5-e247-4bd6-ba1f-174d2e2cfb50"/>
    <xsd:import namespace="http://schemas.microsoft.com/sharepoint/v3"/>
    <xsd:import namespace="c71c050d-b19c-429a-987e-8501ecb2ea2f"/>
    <xsd:element name="properties">
      <xsd:complexType>
        <xsd:sequence>
          <xsd:element name="documentManagement">
            <xsd:complexType>
              <xsd:all>
                <xsd:element ref="ns1:Iteration"/>
                <xsd:element ref="ns2:PublishingStartDate" minOccurs="0"/>
                <xsd:element ref="ns2:PublishingExpirationDate" minOccurs="0"/>
                <xsd:element ref="ns3:SharedWithUsers" minOccurs="0"/>
                <xsd:element ref="ns3:SharingHintHash" minOccurs="0"/>
                <xsd:element ref="ns3:SharedWithDetails" minOccurs="0"/>
                <xsd:element ref="ns1:Agency"/>
                <xsd:element ref="ns1:Category"/>
                <xsd:element ref="ns1:Final_x0020_Document" minOccurs="0"/>
                <xsd:element ref="ns1:User_x0020_Defin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6950c5-e247-4bd6-ba1f-174d2e2cfb50" elementFormDefault="qualified">
    <xsd:import namespace="http://schemas.microsoft.com/office/2006/documentManagement/types"/>
    <xsd:import namespace="http://schemas.microsoft.com/office/infopath/2007/PartnerControls"/>
    <xsd:element name="Iteration" ma:index="0" ma:displayName="Iteration" ma:description="Project Iteration" ma:format="Dropdown" ma:internalName="Iteration">
      <xsd:simpleType>
        <xsd:restriction base="dms:Choice">
          <xsd:enumeration value="Penalty for Ins Lapse"/>
          <xsd:enumeration value="Vehicle Reg Late Fee"/>
          <xsd:enumeration value="Vehicle Reg Notice Email"/>
          <xsd:enumeration value="Require Ins for Mopeds"/>
          <xsd:enumeration value="Higher ED Residency"/>
          <xsd:enumeration value="Dealer Loaner Plates"/>
          <xsd:enumeration value="Project-Level"/>
        </xsd:restriction>
      </xsd:simpleType>
    </xsd:element>
    <xsd:element name="Agency" ma:index="14" ma:displayName="Agency" ma:default="DOT" ma:description="Agency - defaults to DOT" ma:format="Dropdown" ma:internalName="Agency">
      <xsd:simpleType>
        <xsd:restriction base="dms:Choice">
          <xsd:enumeration value="DOT"/>
        </xsd:restriction>
      </xsd:simpleType>
    </xsd:element>
    <xsd:element name="Category" ma:index="15" ma:displayName="Category" ma:format="Dropdown" ma:internalName="Category">
      <xsd:simpleType>
        <xsd:restriction base="dms:Choice">
          <xsd:enumeration value="Correspondence"/>
          <xsd:enumeration value="Meeting Notes"/>
          <xsd:enumeration value="Design"/>
          <xsd:enumeration value="Develop"/>
          <xsd:enumeration value="Implementation"/>
          <xsd:enumeration value="Procurement"/>
          <xsd:enumeration value="Project Change Mgmt"/>
          <xsd:enumeration value="Project Closeout"/>
          <xsd:enumeration value="Project management"/>
          <xsd:enumeration value="Requirements"/>
          <xsd:enumeration value="Schedule"/>
          <xsd:enumeration value="Status Reports"/>
          <xsd:enumeration value="Testing"/>
        </xsd:restriction>
      </xsd:simpleType>
    </xsd:element>
    <xsd:element name="Final_x0020_Document" ma:index="16" nillable="true" ma:displayName="Final Document" ma:default="0" ma:internalName="Final_x0020_Document">
      <xsd:simpleType>
        <xsd:restriction base="dms:Boolean"/>
      </xsd:simpleType>
    </xsd:element>
    <xsd:element name="User_x0020_Defined" ma:index="17" nillable="true" ma:displayName="System/App" ma:description="Identifies the System or Application" ma:format="Dropdown" ma:internalName="User_x0020_Defined">
      <xsd:simpleType>
        <xsd:restriction base="dms:Choice">
          <xsd:enumeration value="IRP"/>
          <xsd:enumeration value="LITES"/>
          <xsd:enumeration value="SADLS"/>
          <xsd:enumeration value="STARS"/>
          <xsd:enumeration value="TRS"/>
          <xsd:enumeration value="WEB"/>
          <xsd:enumeration value="RDS (CFI)"/>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3"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4"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1c050d-b19c-429a-987e-8501ecb2ea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description="" ma:internalName="SharingHintHash" ma:readOnly="true">
      <xsd:simpleType>
        <xsd:restriction base="dms:Text"/>
      </xsd:simple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gency xmlns="766950c5-e247-4bd6-ba1f-174d2e2cfb50">DOT</Agency>
    <Category xmlns="766950c5-e247-4bd6-ba1f-174d2e2cfb50">Design</Category>
    <Final_x0020_Document xmlns="766950c5-e247-4bd6-ba1f-174d2e2cfb50">false</Final_x0020_Document>
    <Iteration xmlns="766950c5-e247-4bd6-ba1f-174d2e2cfb50">Higher ED Residency</Iteration>
    <PublishingExpirationDate xmlns="http://schemas.microsoft.com/sharepoint/v3" xsi:nil="true"/>
    <PublishingStartDate xmlns="http://schemas.microsoft.com/sharepoint/v3" xsi:nil="true"/>
    <User_x0020_Defined xmlns="766950c5-e247-4bd6-ba1f-174d2e2cfb50" xsi:nil="true"/>
  </documentManagement>
</p:properties>
</file>

<file path=customXml/itemProps1.xml><?xml version="1.0" encoding="utf-8"?>
<ds:datastoreItem xmlns:ds="http://schemas.openxmlformats.org/officeDocument/2006/customXml" ds:itemID="{FA67831C-B5CA-4717-B978-BDED205B24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6950c5-e247-4bd6-ba1f-174d2e2cfb50"/>
    <ds:schemaRef ds:uri="http://schemas.microsoft.com/sharepoint/v3"/>
    <ds:schemaRef ds:uri="c71c050d-b19c-429a-987e-8501ecb2e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26E3E6-5F4D-4E1A-901E-05D94077A950}">
  <ds:schemaRefs>
    <ds:schemaRef ds:uri="http://schemas.microsoft.com/sharepoint/v3/contenttype/forms"/>
  </ds:schemaRefs>
</ds:datastoreItem>
</file>

<file path=customXml/itemProps3.xml><?xml version="1.0" encoding="utf-8"?>
<ds:datastoreItem xmlns:ds="http://schemas.openxmlformats.org/officeDocument/2006/customXml" ds:itemID="{B035A698-6723-4BE8-A0EA-B82C33666FD2}">
  <ds:schemaRefs>
    <ds:schemaRef ds:uri="766950c5-e247-4bd6-ba1f-174d2e2cfb50"/>
    <ds:schemaRef ds:uri="http://purl.org/dc/dcmitype/"/>
    <ds:schemaRef ds:uri="http://schemas.openxmlformats.org/package/2006/metadata/core-properties"/>
    <ds:schemaRef ds:uri="http://purl.org/dc/terms/"/>
    <ds:schemaRef ds:uri="http://schemas.microsoft.com/sharepoint/v3"/>
    <ds:schemaRef ds:uri="http://schemas.microsoft.com/office/2006/documentManagement/types"/>
    <ds:schemaRef ds:uri="http://schemas.microsoft.com/office/infopath/2007/PartnerControls"/>
    <ds:schemaRef ds:uri="http://purl.org/dc/elements/1.1/"/>
    <ds:schemaRef ds:uri="c71c050d-b19c-429a-987e-8501ecb2ea2f"/>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Requirements Definition Document Template</vt:lpstr>
    </vt:vector>
  </TitlesOfParts>
  <Company>NCDOT</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Definition Document Template</dc:title>
  <dc:creator>OConnell, Brian P</dc:creator>
  <cp:lastModifiedBy>Hunter Morris</cp:lastModifiedBy>
  <cp:revision>2</cp:revision>
  <cp:lastPrinted>2016-03-07T17:36:00Z</cp:lastPrinted>
  <dcterms:created xsi:type="dcterms:W3CDTF">2024-01-26T17:59:00Z</dcterms:created>
  <dcterms:modified xsi:type="dcterms:W3CDTF">2024-01-26T17:59:00Z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0x010100656D1B6CF0DF30438DEB607C0B3DFB6D</vt:lpwstr>
  </property>
</Properties>
</file>