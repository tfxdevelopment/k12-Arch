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4F9C78C"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9F7DCA" w14:textId="77777777" w:rsidR="00000000" w:rsidRDefault="00000000">
            <w:pPr>
              <w:rPr>
                <w:rFonts w:eastAsia="Times New Roman"/>
              </w:rPr>
            </w:pPr>
            <w:hyperlink r:id="rId5" w:history="1">
              <w:r>
                <w:rPr>
                  <w:rStyle w:val="Hyperlink"/>
                  <w:rFonts w:eastAsia="Times New Roman"/>
                  <w:b/>
                  <w:bCs/>
                </w:rPr>
                <w:t>Admin App Features</w:t>
              </w:r>
            </w:hyperlink>
            <w:r>
              <w:rPr>
                <w:rFonts w:eastAsia="Times New Roman"/>
              </w:rPr>
              <w:t xml:space="preserve"> </w:t>
            </w:r>
            <w:r>
              <w:rPr>
                <w:rFonts w:eastAsia="Times New Roman"/>
                <w:sz w:val="14"/>
                <w:szCs w:val="14"/>
              </w:rPr>
              <w:t>(</w:t>
            </w:r>
            <w:hyperlink r:id="rId6" w:history="1">
              <w:r>
                <w:rPr>
                  <w:rStyle w:val="Hyperlink"/>
                  <w:rFonts w:eastAsia="Times New Roman"/>
                  <w:sz w:val="14"/>
                  <w:szCs w:val="14"/>
                </w:rPr>
                <w:t>K12-4297</w:t>
              </w:r>
            </w:hyperlink>
            <w:r>
              <w:rPr>
                <w:rFonts w:eastAsia="Times New Roman"/>
                <w:sz w:val="14"/>
                <w:szCs w:val="14"/>
              </w:rPr>
              <w:t>)</w:t>
            </w:r>
            <w:r>
              <w:rPr>
                <w:rFonts w:eastAsia="Times New Roman"/>
              </w:rPr>
              <w:t xml:space="preserve"> </w:t>
            </w:r>
          </w:p>
          <w:p w14:paraId="05A98FAE" w14:textId="77777777" w:rsidR="00000000" w:rsidRDefault="00000000">
            <w:pPr>
              <w:pStyle w:val="Heading3"/>
              <w:rPr>
                <w:rFonts w:eastAsia="Times New Roman"/>
              </w:rPr>
            </w:pPr>
            <w:r>
              <w:rPr>
                <w:rFonts w:eastAsia="Times New Roman"/>
                <w:noProof/>
              </w:rPr>
              <w:drawing>
                <wp:inline distT="0" distB="0" distL="0" distR="0" wp14:anchorId="2B777FD5" wp14:editId="226FD590">
                  <wp:extent cx="130810" cy="1308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30810" cy="130810"/>
                          </a:xfrm>
                          <a:prstGeom prst="rect">
                            <a:avLst/>
                          </a:prstGeom>
                          <a:noFill/>
                          <a:ln>
                            <a:noFill/>
                          </a:ln>
                        </pic:spPr>
                      </pic:pic>
                    </a:graphicData>
                  </a:graphic>
                </wp:inline>
              </w:drawing>
            </w:r>
            <w:r>
              <w:rPr>
                <w:rFonts w:eastAsia="Times New Roman"/>
              </w:rPr>
              <w:t>[K12-3111] </w:t>
            </w:r>
            <w:hyperlink r:id="rId8" w:history="1">
              <w:r>
                <w:rPr>
                  <w:rStyle w:val="Hyperlink"/>
                  <w:rFonts w:eastAsia="Times New Roman"/>
                </w:rPr>
                <w:t>Enabler - Query Builder Tool</w:t>
              </w:r>
            </w:hyperlink>
            <w:r>
              <w:rPr>
                <w:rFonts w:eastAsia="Times New Roman"/>
              </w:rPr>
              <w:t xml:space="preserve"> </w:t>
            </w:r>
            <w:r>
              <w:rPr>
                <w:rFonts w:eastAsia="Times New Roman"/>
                <w:b w:val="0"/>
                <w:bCs w:val="0"/>
                <w:sz w:val="16"/>
                <w:szCs w:val="16"/>
              </w:rPr>
              <w:t xml:space="preserve">Created: 17/Jul/25  Updated: 27/Oct/25 </w:t>
            </w:r>
          </w:p>
        </w:tc>
      </w:tr>
      <w:tr w:rsidR="00000000" w14:paraId="4655518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692EB0"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730CDD6" w14:textId="77777777" w:rsidR="00000000" w:rsidRDefault="00000000">
            <w:pPr>
              <w:rPr>
                <w:rFonts w:eastAsia="Times New Roman"/>
              </w:rPr>
            </w:pPr>
            <w:r>
              <w:rPr>
                <w:rFonts w:eastAsia="Times New Roman"/>
              </w:rPr>
              <w:t>Open</w:t>
            </w:r>
          </w:p>
        </w:tc>
      </w:tr>
      <w:tr w:rsidR="00000000" w14:paraId="0984070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265AA6"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7076A3" w14:textId="77777777" w:rsidR="00000000" w:rsidRDefault="00000000">
            <w:pPr>
              <w:rPr>
                <w:rFonts w:eastAsia="Times New Roman"/>
              </w:rPr>
            </w:pPr>
            <w:hyperlink r:id="rId9" w:history="1">
              <w:r>
                <w:rPr>
                  <w:rStyle w:val="Hyperlink"/>
                  <w:rFonts w:eastAsia="Times New Roman"/>
                </w:rPr>
                <w:t>MyPortal K12</w:t>
              </w:r>
            </w:hyperlink>
          </w:p>
        </w:tc>
      </w:tr>
      <w:tr w:rsidR="00000000" w14:paraId="4AB5439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0DAF9F"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171CB7" w14:textId="77777777" w:rsidR="00000000" w:rsidRDefault="00000000">
            <w:pPr>
              <w:rPr>
                <w:rFonts w:eastAsia="Times New Roman"/>
              </w:rPr>
            </w:pPr>
            <w:r>
              <w:rPr>
                <w:rFonts w:eastAsia="Times New Roman"/>
              </w:rPr>
              <w:t xml:space="preserve">None </w:t>
            </w:r>
          </w:p>
        </w:tc>
      </w:tr>
      <w:tr w:rsidR="00000000" w14:paraId="149B08A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EDD629"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3DBD7C" w14:textId="77777777" w:rsidR="00000000" w:rsidRDefault="00000000">
            <w:pPr>
              <w:rPr>
                <w:rFonts w:eastAsia="Times New Roman"/>
              </w:rPr>
            </w:pPr>
            <w:r>
              <w:rPr>
                <w:rFonts w:eastAsia="Times New Roman"/>
              </w:rPr>
              <w:t xml:space="preserve">None </w:t>
            </w:r>
          </w:p>
        </w:tc>
      </w:tr>
      <w:tr w:rsidR="00000000" w14:paraId="1E7371E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A8AB64"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C3ED4C" w14:textId="77777777" w:rsidR="00000000" w:rsidRDefault="00000000">
            <w:pPr>
              <w:rPr>
                <w:rFonts w:eastAsia="Times New Roman"/>
              </w:rPr>
            </w:pPr>
            <w:hyperlink r:id="rId10" w:tooltip="PI 3" w:history="1">
              <w:r>
                <w:rPr>
                  <w:rStyle w:val="Hyperlink"/>
                  <w:rFonts w:eastAsia="Times New Roman"/>
                </w:rPr>
                <w:t>PI 3</w:t>
              </w:r>
            </w:hyperlink>
            <w:r>
              <w:rPr>
                <w:rFonts w:eastAsia="Times New Roman"/>
              </w:rPr>
              <w:t xml:space="preserve"> </w:t>
            </w:r>
          </w:p>
        </w:tc>
      </w:tr>
      <w:tr w:rsidR="00000000" w14:paraId="65DB6E0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E45C1E" w14:textId="77777777" w:rsidR="00000000" w:rsidRDefault="00000000">
            <w:pPr>
              <w:rPr>
                <w:rFonts w:eastAsia="Times New Roman"/>
              </w:rPr>
            </w:pPr>
            <w:r>
              <w:rPr>
                <w:rFonts w:eastAsia="Times New Roman"/>
                <w:b/>
                <w:bCs/>
              </w:rPr>
              <w:t>Security Level: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AEB826" w14:textId="77777777" w:rsidR="00000000" w:rsidRDefault="00000000">
            <w:pPr>
              <w:rPr>
                <w:rFonts w:eastAsia="Times New Roman"/>
              </w:rPr>
            </w:pPr>
            <w:r>
              <w:rPr>
                <w:rFonts w:eastAsia="Times New Roman"/>
              </w:rPr>
              <w:t xml:space="preserve">Open to All </w:t>
            </w:r>
          </w:p>
        </w:tc>
      </w:tr>
      <w:tr w:rsidR="00000000" w14:paraId="60BDA201"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1A10A3"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FD193A" w14:textId="77777777" w:rsidR="00000000" w:rsidRDefault="00000000">
            <w:pPr>
              <w:rPr>
                <w:rFonts w:eastAsia="Times New Roman"/>
              </w:rPr>
            </w:pPr>
            <w:hyperlink r:id="rId11" w:history="1">
              <w:r>
                <w:rPr>
                  <w:rStyle w:val="Hyperlink"/>
                  <w:rFonts w:eastAsia="Times New Roman"/>
                </w:rPr>
                <w:t>Admin App Features</w:t>
              </w:r>
            </w:hyperlink>
          </w:p>
        </w:tc>
      </w:tr>
    </w:tbl>
    <w:p w14:paraId="65FCFBB1"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6699DA3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50B4C1"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3328D3" w14:textId="77777777" w:rsidR="00000000" w:rsidRDefault="00000000">
            <w:pPr>
              <w:rPr>
                <w:rFonts w:eastAsia="Times New Roman"/>
              </w:rPr>
            </w:pPr>
            <w:r>
              <w:rPr>
                <w:rFonts w:eastAsia="Times New Roman"/>
              </w:rPr>
              <w:t xml:space="preserve">Epic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B22940"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2E56D2A" w14:textId="77777777" w:rsidR="00000000" w:rsidRDefault="00000000">
            <w:pPr>
              <w:rPr>
                <w:rFonts w:eastAsia="Times New Roman"/>
              </w:rPr>
            </w:pPr>
            <w:r>
              <w:rPr>
                <w:rFonts w:eastAsia="Times New Roman"/>
              </w:rPr>
              <w:t xml:space="preserve">High </w:t>
            </w:r>
          </w:p>
        </w:tc>
      </w:tr>
      <w:tr w:rsidR="00000000" w14:paraId="6A56FEC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548668"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B5203E" w14:textId="77777777" w:rsidR="00000000" w:rsidRDefault="00000000">
            <w:pPr>
              <w:rPr>
                <w:rFonts w:eastAsia="Times New Roman"/>
              </w:rPr>
            </w:pPr>
            <w:hyperlink r:id="rId12" w:history="1">
              <w:r>
                <w:rPr>
                  <w:rStyle w:val="Hyperlink"/>
                  <w:rFonts w:eastAsia="Times New Roman"/>
                </w:rPr>
                <w:t xml:space="preserve">Jacqui Kehoe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A2C9E7"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28ABE4" w14:textId="77777777" w:rsidR="00000000" w:rsidRDefault="00000000">
            <w:pPr>
              <w:rPr>
                <w:rFonts w:eastAsia="Times New Roman"/>
              </w:rPr>
            </w:pPr>
            <w:hyperlink r:id="rId13" w:history="1">
              <w:r>
                <w:rPr>
                  <w:rStyle w:val="Hyperlink"/>
                  <w:rFonts w:eastAsia="Times New Roman"/>
                </w:rPr>
                <w:t xml:space="preserve">Terry Fraser </w:t>
              </w:r>
            </w:hyperlink>
          </w:p>
        </w:tc>
      </w:tr>
      <w:tr w:rsidR="00000000" w14:paraId="52EAF85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79E86C"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D64AEE"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05622F"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9450C3" w14:textId="77777777" w:rsidR="00000000" w:rsidRDefault="00000000">
            <w:pPr>
              <w:rPr>
                <w:rFonts w:eastAsia="Times New Roman"/>
              </w:rPr>
            </w:pPr>
            <w:r>
              <w:rPr>
                <w:rFonts w:eastAsia="Times New Roman"/>
              </w:rPr>
              <w:t xml:space="preserve">0 </w:t>
            </w:r>
          </w:p>
        </w:tc>
      </w:tr>
      <w:tr w:rsidR="00000000" w14:paraId="1DD9D67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4627F4"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778944" w14:textId="77777777" w:rsidR="00000000" w:rsidRDefault="00000000">
            <w:pPr>
              <w:rPr>
                <w:rFonts w:eastAsia="Times New Roman"/>
              </w:rPr>
            </w:pPr>
            <w:r>
              <w:rPr>
                <w:rFonts w:eastAsia="Times New Roman"/>
              </w:rPr>
              <w:t xml:space="preserve">PI3 </w:t>
            </w:r>
          </w:p>
        </w:tc>
      </w:tr>
      <w:tr w:rsidR="00000000" w14:paraId="46D71DD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044D58"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180DD2" w14:textId="77777777" w:rsidR="00000000" w:rsidRDefault="00000000">
            <w:pPr>
              <w:rPr>
                <w:rFonts w:eastAsia="Times New Roman"/>
              </w:rPr>
            </w:pPr>
            <w:r>
              <w:rPr>
                <w:rFonts w:eastAsia="Times New Roman"/>
              </w:rPr>
              <w:t xml:space="preserve">Not Specified </w:t>
            </w:r>
          </w:p>
        </w:tc>
      </w:tr>
      <w:tr w:rsidR="00000000" w14:paraId="29CB8DF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A16254"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460F73" w14:textId="77777777" w:rsidR="00000000" w:rsidRDefault="00000000">
            <w:pPr>
              <w:rPr>
                <w:rFonts w:eastAsia="Times New Roman"/>
              </w:rPr>
            </w:pPr>
            <w:r>
              <w:rPr>
                <w:rFonts w:eastAsia="Times New Roman"/>
              </w:rPr>
              <w:t xml:space="preserve">Not Specified </w:t>
            </w:r>
          </w:p>
        </w:tc>
      </w:tr>
      <w:tr w:rsidR="00000000" w14:paraId="1646951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10FDE4"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E8D52B" w14:textId="77777777" w:rsidR="00000000" w:rsidRDefault="00000000">
            <w:pPr>
              <w:rPr>
                <w:rFonts w:eastAsia="Times New Roman"/>
              </w:rPr>
            </w:pPr>
            <w:r>
              <w:rPr>
                <w:rFonts w:eastAsia="Times New Roman"/>
              </w:rPr>
              <w:t xml:space="preserve">Not Specified </w:t>
            </w:r>
          </w:p>
        </w:tc>
      </w:tr>
    </w:tbl>
    <w:p w14:paraId="2CD23063"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E168A9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9713CD" w14:textId="77777777" w:rsidR="00000000" w:rsidRDefault="00000000">
            <w:pPr>
              <w:rPr>
                <w:rFonts w:eastAsia="Times New Roman"/>
              </w:rPr>
            </w:pPr>
            <w:r>
              <w:rPr>
                <w:rFonts w:eastAsia="Times New Roman"/>
                <w:b/>
                <w:bCs/>
              </w:rPr>
              <w:t>Attachments: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DF5040" w14:textId="77777777" w:rsidR="00000000" w:rsidRDefault="00000000">
            <w:pPr>
              <w:rPr>
                <w:rFonts w:eastAsia="Times New Roman"/>
              </w:rPr>
            </w:pPr>
            <w:r>
              <w:rPr>
                <w:rFonts w:eastAsia="Times New Roman"/>
                <w:noProof/>
              </w:rPr>
              <w:drawing>
                <wp:inline distT="0" distB="0" distL="0" distR="0" wp14:anchorId="3760BE38" wp14:editId="156E3A12">
                  <wp:extent cx="130810" cy="130810"/>
                  <wp:effectExtent l="0" t="0" r="2540" b="2540"/>
                  <wp:docPr id="2" name="Picture 2" descr="P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130810" cy="130810"/>
                          </a:xfrm>
                          <a:prstGeom prst="rect">
                            <a:avLst/>
                          </a:prstGeom>
                          <a:noFill/>
                          <a:ln>
                            <a:noFill/>
                          </a:ln>
                        </pic:spPr>
                      </pic:pic>
                    </a:graphicData>
                  </a:graphic>
                </wp:inline>
              </w:drawing>
            </w:r>
            <w:r>
              <w:rPr>
                <w:rFonts w:eastAsia="Times New Roman"/>
              </w:rPr>
              <w:t xml:space="preserve">image-20250627-140826.png     </w:t>
            </w:r>
            <w:r>
              <w:rPr>
                <w:rFonts w:eastAsia="Times New Roman"/>
                <w:noProof/>
              </w:rPr>
              <w:drawing>
                <wp:inline distT="0" distB="0" distL="0" distR="0" wp14:anchorId="40B68235" wp14:editId="34ADF18A">
                  <wp:extent cx="130810" cy="130810"/>
                  <wp:effectExtent l="0" t="0" r="2540" b="2540"/>
                  <wp:docPr id="3" name="Picture 3" descr="P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File"/>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130810" cy="130810"/>
                          </a:xfrm>
                          <a:prstGeom prst="rect">
                            <a:avLst/>
                          </a:prstGeom>
                          <a:noFill/>
                          <a:ln>
                            <a:noFill/>
                          </a:ln>
                        </pic:spPr>
                      </pic:pic>
                    </a:graphicData>
                  </a:graphic>
                </wp:inline>
              </w:drawing>
            </w:r>
            <w:r>
              <w:rPr>
                <w:rFonts w:eastAsia="Times New Roman"/>
              </w:rPr>
              <w:t xml:space="preserve">image-20250627-141221.png     </w:t>
            </w:r>
          </w:p>
        </w:tc>
      </w:tr>
      <w:tr w:rsidR="00000000" w14:paraId="32B7283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D0309B" w14:textId="77777777" w:rsidR="00000000" w:rsidRDefault="00000000">
            <w:pPr>
              <w:rPr>
                <w:rFonts w:eastAsia="Times New Roman"/>
              </w:rPr>
            </w:pPr>
            <w:r>
              <w:rPr>
                <w:rFonts w:eastAsia="Times New Roman"/>
                <w:b/>
                <w:bCs/>
              </w:rPr>
              <w:t>Issue links: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284"/>
              <w:gridCol w:w="1088"/>
              <w:gridCol w:w="4477"/>
              <w:gridCol w:w="611"/>
            </w:tblGrid>
            <w:tr w:rsidR="00000000" w14:paraId="5E4882CD"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4AE56B0C" w14:textId="77777777" w:rsidR="00000000" w:rsidRDefault="00000000">
                  <w:pPr>
                    <w:rPr>
                      <w:rFonts w:eastAsia="Times New Roman"/>
                    </w:rPr>
                  </w:pPr>
                  <w:r>
                    <w:rPr>
                      <w:rFonts w:eastAsia="Times New Roman"/>
                      <w:b/>
                      <w:bCs/>
                    </w:rPr>
                    <w:t>Blocks</w:t>
                  </w:r>
                </w:p>
              </w:tc>
            </w:tr>
            <w:tr w:rsidR="00000000" w14:paraId="57325C36"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1ECECB57" w14:textId="77777777" w:rsidR="00000000" w:rsidRDefault="00000000">
                  <w:pPr>
                    <w:rPr>
                      <w:rFonts w:eastAsia="Times New Roman"/>
                    </w:rPr>
                  </w:pPr>
                  <w:r>
                    <w:rPr>
                      <w:rFonts w:eastAsia="Times New Roman"/>
                    </w:rPr>
                    <w:t xml:space="preserve">blocks </w:t>
                  </w:r>
                </w:p>
              </w:tc>
              <w:tc>
                <w:tcPr>
                  <w:tcW w:w="0" w:type="auto"/>
                  <w:tcBorders>
                    <w:top w:val="nil"/>
                    <w:left w:val="nil"/>
                    <w:bottom w:val="nil"/>
                    <w:right w:val="nil"/>
                  </w:tcBorders>
                  <w:tcMar>
                    <w:top w:w="30" w:type="dxa"/>
                    <w:left w:w="30" w:type="dxa"/>
                    <w:bottom w:w="30" w:type="dxa"/>
                    <w:right w:w="30" w:type="dxa"/>
                  </w:tcMar>
                  <w:hideMark/>
                </w:tcPr>
                <w:p w14:paraId="7E5B8C69" w14:textId="77777777" w:rsidR="00000000" w:rsidRDefault="00000000">
                  <w:pPr>
                    <w:rPr>
                      <w:rFonts w:eastAsia="Times New Roman"/>
                    </w:rPr>
                  </w:pPr>
                  <w:hyperlink r:id="rId15" w:history="1">
                    <w:r>
                      <w:rPr>
                        <w:rStyle w:val="Hyperlink"/>
                        <w:rFonts w:eastAsia="Times New Roman"/>
                      </w:rPr>
                      <w:t xml:space="preserve">K12-1250 </w:t>
                    </w:r>
                  </w:hyperlink>
                </w:p>
              </w:tc>
              <w:tc>
                <w:tcPr>
                  <w:tcW w:w="0" w:type="auto"/>
                  <w:tcBorders>
                    <w:top w:val="nil"/>
                    <w:left w:val="nil"/>
                    <w:bottom w:val="nil"/>
                    <w:right w:val="nil"/>
                  </w:tcBorders>
                  <w:tcMar>
                    <w:top w:w="30" w:type="dxa"/>
                    <w:left w:w="30" w:type="dxa"/>
                    <w:bottom w:w="30" w:type="dxa"/>
                    <w:right w:w="30" w:type="dxa"/>
                  </w:tcMar>
                  <w:hideMark/>
                </w:tcPr>
                <w:p w14:paraId="1926A71C" w14:textId="77777777" w:rsidR="00000000" w:rsidRDefault="00000000">
                  <w:pPr>
                    <w:rPr>
                      <w:rFonts w:eastAsia="Times New Roman"/>
                    </w:rPr>
                  </w:pPr>
                  <w:r>
                    <w:rPr>
                      <w:rFonts w:eastAsia="Times New Roman"/>
                    </w:rPr>
                    <w:t xml:space="preserve">Query Builder Tool </w:t>
                  </w:r>
                </w:p>
              </w:tc>
              <w:tc>
                <w:tcPr>
                  <w:tcW w:w="0" w:type="auto"/>
                  <w:tcBorders>
                    <w:top w:val="nil"/>
                    <w:left w:val="nil"/>
                    <w:bottom w:val="nil"/>
                    <w:right w:val="nil"/>
                  </w:tcBorders>
                  <w:tcMar>
                    <w:top w:w="30" w:type="dxa"/>
                    <w:left w:w="30" w:type="dxa"/>
                    <w:bottom w:w="30" w:type="dxa"/>
                    <w:right w:w="30" w:type="dxa"/>
                  </w:tcMar>
                  <w:hideMark/>
                </w:tcPr>
                <w:p w14:paraId="7AE5A686" w14:textId="77777777" w:rsidR="00000000" w:rsidRDefault="00000000">
                  <w:pPr>
                    <w:rPr>
                      <w:rFonts w:eastAsia="Times New Roman"/>
                    </w:rPr>
                  </w:pPr>
                  <w:r>
                    <w:rPr>
                      <w:rFonts w:eastAsia="Times New Roman"/>
                    </w:rPr>
                    <w:t xml:space="preserve">Open </w:t>
                  </w:r>
                </w:p>
              </w:tc>
            </w:tr>
            <w:tr w:rsidR="00000000" w14:paraId="598DF9CA"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4208756F" w14:textId="77777777" w:rsidR="00000000" w:rsidRDefault="00000000">
                  <w:pPr>
                    <w:rPr>
                      <w:rFonts w:eastAsia="Times New Roman"/>
                    </w:rPr>
                  </w:pPr>
                  <w:r>
                    <w:rPr>
                      <w:rFonts w:eastAsia="Times New Roman"/>
                      <w:b/>
                      <w:bCs/>
                    </w:rPr>
                    <w:t>Cloners</w:t>
                  </w:r>
                </w:p>
              </w:tc>
            </w:tr>
            <w:tr w:rsidR="00000000" w14:paraId="0E4C6A1A"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36B4ABC0" w14:textId="77777777" w:rsidR="00000000" w:rsidRDefault="00000000">
                  <w:pPr>
                    <w:rPr>
                      <w:rFonts w:eastAsia="Times New Roman"/>
                    </w:rPr>
                  </w:pPr>
                  <w:r>
                    <w:rPr>
                      <w:rFonts w:eastAsia="Times New Roman"/>
                    </w:rPr>
                    <w:t xml:space="preserve">clones </w:t>
                  </w:r>
                </w:p>
              </w:tc>
              <w:tc>
                <w:tcPr>
                  <w:tcW w:w="0" w:type="auto"/>
                  <w:tcBorders>
                    <w:top w:val="nil"/>
                    <w:left w:val="nil"/>
                    <w:bottom w:val="nil"/>
                    <w:right w:val="nil"/>
                  </w:tcBorders>
                  <w:tcMar>
                    <w:top w:w="30" w:type="dxa"/>
                    <w:left w:w="30" w:type="dxa"/>
                    <w:bottom w:w="30" w:type="dxa"/>
                    <w:right w:w="30" w:type="dxa"/>
                  </w:tcMar>
                  <w:hideMark/>
                </w:tcPr>
                <w:p w14:paraId="4C2DB7C5" w14:textId="77777777" w:rsidR="00000000" w:rsidRDefault="00000000">
                  <w:pPr>
                    <w:rPr>
                      <w:rFonts w:eastAsia="Times New Roman"/>
                    </w:rPr>
                  </w:pPr>
                  <w:hyperlink r:id="rId16" w:history="1">
                    <w:r>
                      <w:rPr>
                        <w:rStyle w:val="Hyperlink"/>
                        <w:rFonts w:eastAsia="Times New Roman"/>
                      </w:rPr>
                      <w:t xml:space="preserve">K12-1250 </w:t>
                    </w:r>
                  </w:hyperlink>
                </w:p>
              </w:tc>
              <w:tc>
                <w:tcPr>
                  <w:tcW w:w="0" w:type="auto"/>
                  <w:tcBorders>
                    <w:top w:val="nil"/>
                    <w:left w:val="nil"/>
                    <w:bottom w:val="nil"/>
                    <w:right w:val="nil"/>
                  </w:tcBorders>
                  <w:tcMar>
                    <w:top w:w="30" w:type="dxa"/>
                    <w:left w:w="30" w:type="dxa"/>
                    <w:bottom w:w="30" w:type="dxa"/>
                    <w:right w:w="30" w:type="dxa"/>
                  </w:tcMar>
                  <w:hideMark/>
                </w:tcPr>
                <w:p w14:paraId="10EFE44D" w14:textId="77777777" w:rsidR="00000000" w:rsidRDefault="00000000">
                  <w:pPr>
                    <w:rPr>
                      <w:rFonts w:eastAsia="Times New Roman"/>
                    </w:rPr>
                  </w:pPr>
                  <w:r>
                    <w:rPr>
                      <w:rFonts w:eastAsia="Times New Roman"/>
                    </w:rPr>
                    <w:t xml:space="preserve">Query Builder Tool </w:t>
                  </w:r>
                </w:p>
              </w:tc>
              <w:tc>
                <w:tcPr>
                  <w:tcW w:w="0" w:type="auto"/>
                  <w:tcBorders>
                    <w:top w:val="nil"/>
                    <w:left w:val="nil"/>
                    <w:bottom w:val="nil"/>
                    <w:right w:val="nil"/>
                  </w:tcBorders>
                  <w:tcMar>
                    <w:top w:w="30" w:type="dxa"/>
                    <w:left w:w="30" w:type="dxa"/>
                    <w:bottom w:w="30" w:type="dxa"/>
                    <w:right w:w="30" w:type="dxa"/>
                  </w:tcMar>
                  <w:hideMark/>
                </w:tcPr>
                <w:p w14:paraId="5E160861" w14:textId="77777777" w:rsidR="00000000" w:rsidRDefault="00000000">
                  <w:pPr>
                    <w:rPr>
                      <w:rFonts w:eastAsia="Times New Roman"/>
                    </w:rPr>
                  </w:pPr>
                  <w:r>
                    <w:rPr>
                      <w:rFonts w:eastAsia="Times New Roman"/>
                    </w:rPr>
                    <w:t xml:space="preserve">Open </w:t>
                  </w:r>
                </w:p>
              </w:tc>
            </w:tr>
            <w:tr w:rsidR="00000000" w14:paraId="521859C9"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248F1A66" w14:textId="77777777" w:rsidR="00000000" w:rsidRDefault="00000000">
                  <w:pPr>
                    <w:rPr>
                      <w:rFonts w:eastAsia="Times New Roman"/>
                    </w:rPr>
                  </w:pPr>
                  <w:r>
                    <w:rPr>
                      <w:rFonts w:eastAsia="Times New Roman"/>
                    </w:rPr>
                    <w:t xml:space="preserve">is cloned by </w:t>
                  </w:r>
                </w:p>
              </w:tc>
              <w:tc>
                <w:tcPr>
                  <w:tcW w:w="0" w:type="auto"/>
                  <w:tcBorders>
                    <w:top w:val="nil"/>
                    <w:left w:val="nil"/>
                    <w:bottom w:val="nil"/>
                    <w:right w:val="nil"/>
                  </w:tcBorders>
                  <w:tcMar>
                    <w:top w:w="30" w:type="dxa"/>
                    <w:left w:w="30" w:type="dxa"/>
                    <w:bottom w:w="30" w:type="dxa"/>
                    <w:right w:w="30" w:type="dxa"/>
                  </w:tcMar>
                  <w:hideMark/>
                </w:tcPr>
                <w:p w14:paraId="20F48250" w14:textId="77777777" w:rsidR="00000000" w:rsidRDefault="00000000">
                  <w:pPr>
                    <w:rPr>
                      <w:rFonts w:eastAsia="Times New Roman"/>
                    </w:rPr>
                  </w:pPr>
                  <w:hyperlink r:id="rId17" w:history="1">
                    <w:r>
                      <w:rPr>
                        <w:rStyle w:val="Hyperlink"/>
                        <w:rFonts w:eastAsia="Times New Roman"/>
                      </w:rPr>
                      <w:t xml:space="preserve">K12-3283 </w:t>
                    </w:r>
                  </w:hyperlink>
                </w:p>
              </w:tc>
              <w:tc>
                <w:tcPr>
                  <w:tcW w:w="0" w:type="auto"/>
                  <w:tcBorders>
                    <w:top w:val="nil"/>
                    <w:left w:val="nil"/>
                    <w:bottom w:val="nil"/>
                    <w:right w:val="nil"/>
                  </w:tcBorders>
                  <w:tcMar>
                    <w:top w:w="30" w:type="dxa"/>
                    <w:left w:w="30" w:type="dxa"/>
                    <w:bottom w:w="30" w:type="dxa"/>
                    <w:right w:w="30" w:type="dxa"/>
                  </w:tcMar>
                  <w:hideMark/>
                </w:tcPr>
                <w:p w14:paraId="5F3806EF" w14:textId="77777777" w:rsidR="00000000" w:rsidRDefault="00000000">
                  <w:pPr>
                    <w:rPr>
                      <w:rFonts w:eastAsia="Times New Roman"/>
                    </w:rPr>
                  </w:pPr>
                  <w:r>
                    <w:rPr>
                      <w:rFonts w:eastAsia="Times New Roman"/>
                    </w:rPr>
                    <w:t xml:space="preserve">Enabler - Query usage for Communications </w:t>
                  </w:r>
                </w:p>
              </w:tc>
              <w:tc>
                <w:tcPr>
                  <w:tcW w:w="0" w:type="auto"/>
                  <w:tcBorders>
                    <w:top w:val="nil"/>
                    <w:left w:val="nil"/>
                    <w:bottom w:val="nil"/>
                    <w:right w:val="nil"/>
                  </w:tcBorders>
                  <w:tcMar>
                    <w:top w:w="30" w:type="dxa"/>
                    <w:left w:w="30" w:type="dxa"/>
                    <w:bottom w:w="30" w:type="dxa"/>
                    <w:right w:w="30" w:type="dxa"/>
                  </w:tcMar>
                  <w:hideMark/>
                </w:tcPr>
                <w:p w14:paraId="036EF0CB" w14:textId="77777777" w:rsidR="00000000" w:rsidRDefault="00000000">
                  <w:pPr>
                    <w:rPr>
                      <w:rFonts w:eastAsia="Times New Roman"/>
                    </w:rPr>
                  </w:pPr>
                  <w:r>
                    <w:rPr>
                      <w:rFonts w:eastAsia="Times New Roman"/>
                    </w:rPr>
                    <w:t xml:space="preserve">Open </w:t>
                  </w:r>
                </w:p>
              </w:tc>
            </w:tr>
          </w:tbl>
          <w:p w14:paraId="0B395D26" w14:textId="77777777" w:rsidR="00000000" w:rsidRDefault="00000000">
            <w:pPr>
              <w:rPr>
                <w:rFonts w:eastAsia="Times New Roman"/>
              </w:rPr>
            </w:pPr>
          </w:p>
        </w:tc>
      </w:tr>
      <w:tr w:rsidR="00000000" w14:paraId="6A1C029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8E7C4E" w14:textId="77777777" w:rsidR="00000000" w:rsidRDefault="00000000">
            <w:pPr>
              <w:rPr>
                <w:rFonts w:eastAsia="Times New Roman"/>
              </w:rPr>
            </w:pPr>
            <w:r>
              <w:rPr>
                <w:rFonts w:eastAsia="Times New Roman"/>
                <w:b/>
                <w:bCs/>
              </w:rPr>
              <w:t>Status Update: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438A42" w14:textId="77777777" w:rsidR="00000000" w:rsidRDefault="00000000">
            <w:pPr>
              <w:pStyle w:val="NormalWeb"/>
            </w:pPr>
            <w:r>
              <w:rPr>
                <w:rStyle w:val="error"/>
              </w:rPr>
              <w:t>[(3) Teams and Channels | General | Microsoft Teams|https://teams.microsoft.com/v2/?tenantId=3f80a41f-c452-4071-a415-4df4176730e2]</w:t>
            </w:r>
          </w:p>
        </w:tc>
      </w:tr>
      <w:tr w:rsidR="00000000" w14:paraId="5D6EAAA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9BEAAA" w14:textId="77777777" w:rsidR="00000000" w:rsidRDefault="00000000">
            <w:pPr>
              <w:rPr>
                <w:rFonts w:eastAsia="Times New Roman"/>
              </w:rPr>
            </w:pPr>
            <w:r>
              <w:rPr>
                <w:rFonts w:eastAsia="Times New Roman"/>
                <w:b/>
                <w:bCs/>
              </w:rPr>
              <w:t>Team:</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86621D" w14:textId="77777777" w:rsidR="00000000" w:rsidRDefault="00000000">
            <w:pPr>
              <w:rPr>
                <w:rFonts w:eastAsia="Times New Roman"/>
              </w:rPr>
            </w:pPr>
          </w:p>
        </w:tc>
      </w:tr>
      <w:tr w:rsidR="00000000" w14:paraId="5FFD3E4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95CABE"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8FC174" w14:textId="77777777" w:rsidR="00000000" w:rsidRDefault="00000000">
            <w:pPr>
              <w:rPr>
                <w:rFonts w:eastAsia="Times New Roman"/>
              </w:rPr>
            </w:pPr>
          </w:p>
        </w:tc>
      </w:tr>
      <w:tr w:rsidR="00000000" w14:paraId="2BD8009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4C14E7" w14:textId="77777777" w:rsidR="00000000" w:rsidRDefault="00000000">
            <w:pPr>
              <w:rPr>
                <w:rFonts w:eastAsia="Times New Roman"/>
              </w:rPr>
            </w:pPr>
            <w:r>
              <w:rPr>
                <w:rFonts w:eastAsia="Times New Roman"/>
                <w:b/>
                <w:bCs/>
              </w:rPr>
              <w:t>Health:</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CA8EE0" w14:textId="77777777" w:rsidR="00000000" w:rsidRDefault="00000000">
            <w:pPr>
              <w:divId w:val="1625769866"/>
              <w:rPr>
                <w:rFonts w:eastAsia="Times New Roman"/>
              </w:rPr>
            </w:pPr>
            <w:r>
              <w:rPr>
                <w:rFonts w:eastAsia="Times New Roman"/>
              </w:rPr>
              <w:t xml:space="preserve">Green </w:t>
            </w:r>
          </w:p>
        </w:tc>
      </w:tr>
    </w:tbl>
    <w:p w14:paraId="189C6DB1"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0983B2A7" w14:textId="77777777">
        <w:trPr>
          <w:tblCellSpacing w:w="0" w:type="dxa"/>
          <w:jc w:val="center"/>
        </w:trPr>
        <w:tc>
          <w:tcPr>
            <w:tcW w:w="50" w:type="pct"/>
            <w:shd w:val="clear" w:color="auto" w:fill="BBBBBB"/>
            <w:noWrap/>
            <w:vAlign w:val="center"/>
            <w:hideMark/>
          </w:tcPr>
          <w:p w14:paraId="4428CCEF"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C4AB80D" w14:textId="77777777" w:rsidR="00000000" w:rsidRDefault="00000000">
            <w:pPr>
              <w:rPr>
                <w:rFonts w:eastAsia="Times New Roman"/>
              </w:rPr>
            </w:pPr>
            <w:r>
              <w:rPr>
                <w:rFonts w:eastAsia="Times New Roman"/>
              </w:rPr>
              <w:t> </w:t>
            </w:r>
          </w:p>
        </w:tc>
      </w:tr>
    </w:tbl>
    <w:p w14:paraId="1C6961C0"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10590"/>
      </w:tblGrid>
      <w:tr w:rsidR="00000000" w14:paraId="56218F94"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1D7B541" w14:textId="77777777" w:rsidR="00000000" w:rsidRDefault="00000000">
            <w:pPr>
              <w:pStyle w:val="NormalWeb"/>
            </w:pPr>
            <w:r>
              <w:t>This is the Enabler epic to inform the Implementation epic linked to this one.</w:t>
            </w:r>
          </w:p>
          <w:p w14:paraId="1B51426D" w14:textId="77777777" w:rsidR="00000000" w:rsidRDefault="00000000">
            <w:pPr>
              <w:pStyle w:val="NormalWeb"/>
            </w:pPr>
            <w:r>
              <w:t xml:space="preserve">Develop a query builder feature that allows SEAA administrators, and other stakeholders to create, modify, and execute complex queries to filter and analyze K12 Provider, School and student data. The query builder </w:t>
            </w:r>
            <w:r>
              <w:lastRenderedPageBreak/>
              <w:t>should enable users to extract meaningful insights easily with an intuitive interface that provides timely accurate results customized to the query being summoned.</w:t>
            </w:r>
          </w:p>
          <w:p w14:paraId="176E11D6" w14:textId="77777777" w:rsidR="00000000" w:rsidRDefault="00000000">
            <w:pPr>
              <w:numPr>
                <w:ilvl w:val="0"/>
                <w:numId w:val="1"/>
              </w:numPr>
              <w:spacing w:before="100" w:beforeAutospacing="1" w:after="100" w:afterAutospacing="1"/>
              <w:rPr>
                <w:rFonts w:eastAsia="Times New Roman"/>
              </w:rPr>
            </w:pPr>
            <w:r>
              <w:rPr>
                <w:rFonts w:eastAsia="Times New Roman"/>
              </w:rPr>
              <w:t xml:space="preserve">Would like to delete a query (currently there are over 400 queries and growing) </w:t>
            </w:r>
          </w:p>
          <w:p w14:paraId="74AF0818" w14:textId="77777777" w:rsidR="00000000" w:rsidRDefault="00000000">
            <w:pPr>
              <w:numPr>
                <w:ilvl w:val="1"/>
                <w:numId w:val="1"/>
              </w:numPr>
              <w:spacing w:before="100" w:beforeAutospacing="1" w:after="100" w:afterAutospacing="1"/>
              <w:rPr>
                <w:rFonts w:eastAsia="Times New Roman"/>
              </w:rPr>
            </w:pPr>
            <w:r>
              <w:rPr>
                <w:rFonts w:eastAsia="Times New Roman"/>
              </w:rPr>
              <w:t>note: Golden Bridge gave SEAA the ability to delete the queries, however, this caused issues in notifications. GB then removed the ability to delete</w:t>
            </w:r>
          </w:p>
          <w:p w14:paraId="79D67A40" w14:textId="77777777" w:rsidR="00000000" w:rsidRDefault="00000000">
            <w:pPr>
              <w:numPr>
                <w:ilvl w:val="0"/>
                <w:numId w:val="1"/>
              </w:numPr>
              <w:spacing w:before="100" w:beforeAutospacing="1" w:after="100" w:afterAutospacing="1"/>
              <w:rPr>
                <w:rFonts w:eastAsia="Times New Roman"/>
              </w:rPr>
            </w:pPr>
            <w:r>
              <w:rPr>
                <w:rFonts w:eastAsia="Times New Roman"/>
              </w:rPr>
              <w:t>A lot of query's are used as reports</w:t>
            </w:r>
          </w:p>
          <w:p w14:paraId="341CDB11" w14:textId="77777777" w:rsidR="00000000" w:rsidRDefault="00000000">
            <w:pPr>
              <w:numPr>
                <w:ilvl w:val="0"/>
                <w:numId w:val="1"/>
              </w:numPr>
              <w:spacing w:before="100" w:beforeAutospacing="1" w:after="100" w:afterAutospacing="1"/>
              <w:rPr>
                <w:rFonts w:eastAsia="Times New Roman"/>
              </w:rPr>
            </w:pPr>
            <w:r>
              <w:rPr>
                <w:rFonts w:eastAsia="Times New Roman"/>
              </w:rPr>
              <w:t>Currently no way to relate the data views</w:t>
            </w:r>
          </w:p>
          <w:p w14:paraId="520CF1B8" w14:textId="77777777" w:rsidR="00000000" w:rsidRDefault="00000000">
            <w:pPr>
              <w:numPr>
                <w:ilvl w:val="0"/>
                <w:numId w:val="1"/>
              </w:numPr>
              <w:spacing w:before="100" w:beforeAutospacing="1" w:after="100" w:afterAutospacing="1"/>
              <w:rPr>
                <w:rFonts w:eastAsia="Times New Roman"/>
              </w:rPr>
            </w:pPr>
            <w:r>
              <w:rPr>
                <w:rFonts w:eastAsia="Times New Roman"/>
              </w:rPr>
              <w:t>Would like to be able to Archive some old views</w:t>
            </w:r>
          </w:p>
          <w:p w14:paraId="55A1F1D0" w14:textId="77777777" w:rsidR="00000000" w:rsidRDefault="00000000">
            <w:pPr>
              <w:numPr>
                <w:ilvl w:val="0"/>
                <w:numId w:val="1"/>
              </w:numPr>
              <w:spacing w:before="100" w:beforeAutospacing="1" w:after="100" w:afterAutospacing="1"/>
              <w:rPr>
                <w:rFonts w:eastAsia="Times New Roman"/>
              </w:rPr>
            </w:pPr>
            <w:r>
              <w:rPr>
                <w:rFonts w:eastAsia="Times New Roman"/>
              </w:rPr>
              <w:t>Would like to reuse a query</w:t>
            </w:r>
          </w:p>
          <w:p w14:paraId="40C6ADD3" w14:textId="77777777" w:rsidR="00000000" w:rsidRDefault="00000000">
            <w:pPr>
              <w:numPr>
                <w:ilvl w:val="0"/>
                <w:numId w:val="1"/>
              </w:numPr>
              <w:spacing w:before="100" w:beforeAutospacing="1" w:after="100" w:afterAutospacing="1"/>
              <w:rPr>
                <w:rFonts w:eastAsia="Times New Roman"/>
              </w:rPr>
            </w:pPr>
            <w:r>
              <w:rPr>
                <w:rFonts w:eastAsia="Times New Roman"/>
              </w:rPr>
              <w:t>Would like to join the dataviews together…currently this is a view update request</w:t>
            </w:r>
          </w:p>
          <w:p w14:paraId="21075BC2" w14:textId="77777777" w:rsidR="00000000" w:rsidRDefault="00000000">
            <w:pPr>
              <w:pStyle w:val="NormalWeb"/>
            </w:pPr>
            <w:r>
              <w:rPr>
                <w:rStyle w:val="Emphasis"/>
                <w:b/>
                <w:bCs/>
              </w:rPr>
              <w:t>General Requirements:</w:t>
            </w:r>
          </w:p>
          <w:p w14:paraId="3257EEBB" w14:textId="77777777" w:rsidR="00000000" w:rsidRDefault="00000000">
            <w:pPr>
              <w:numPr>
                <w:ilvl w:val="0"/>
                <w:numId w:val="2"/>
              </w:numPr>
              <w:spacing w:before="100" w:beforeAutospacing="1" w:after="100" w:afterAutospacing="1"/>
              <w:rPr>
                <w:rFonts w:eastAsia="Times New Roman"/>
              </w:rPr>
            </w:pPr>
            <w:r>
              <w:rPr>
                <w:rFonts w:eastAsia="Times New Roman"/>
              </w:rPr>
              <w:t>Users can select multiple parameters from a predefined list.</w:t>
            </w:r>
          </w:p>
          <w:p w14:paraId="726E39D2" w14:textId="77777777" w:rsidR="00000000" w:rsidRDefault="00000000">
            <w:pPr>
              <w:numPr>
                <w:ilvl w:val="0"/>
                <w:numId w:val="2"/>
              </w:numPr>
              <w:spacing w:before="100" w:beforeAutospacing="1" w:after="100" w:afterAutospacing="1"/>
              <w:rPr>
                <w:rFonts w:eastAsia="Times New Roman"/>
              </w:rPr>
            </w:pPr>
            <w:r>
              <w:rPr>
                <w:rFonts w:eastAsia="Times New Roman"/>
              </w:rPr>
              <w:t>Users can specify conditions for each parameter (e.g., greater than, less than).</w:t>
            </w:r>
          </w:p>
          <w:p w14:paraId="09AD2ED8" w14:textId="77777777" w:rsidR="00000000" w:rsidRDefault="00000000">
            <w:pPr>
              <w:numPr>
                <w:ilvl w:val="0"/>
                <w:numId w:val="2"/>
              </w:numPr>
              <w:spacing w:before="100" w:beforeAutospacing="1" w:after="100" w:afterAutospacing="1"/>
              <w:rPr>
                <w:rFonts w:eastAsia="Times New Roman"/>
              </w:rPr>
            </w:pPr>
            <w:r>
              <w:rPr>
                <w:rFonts w:eastAsia="Times New Roman"/>
              </w:rPr>
              <w:t>Users can view a summary of selected parameters before executing the query.</w:t>
            </w:r>
          </w:p>
          <w:p w14:paraId="53EACA31" w14:textId="77777777" w:rsidR="00000000" w:rsidRDefault="00000000">
            <w:pPr>
              <w:numPr>
                <w:ilvl w:val="0"/>
                <w:numId w:val="2"/>
              </w:numPr>
              <w:spacing w:before="100" w:beforeAutospacing="1" w:after="100" w:afterAutospacing="1"/>
              <w:rPr>
                <w:rFonts w:eastAsia="Times New Roman"/>
              </w:rPr>
            </w:pPr>
            <w:r>
              <w:rPr>
                <w:rFonts w:eastAsia="Times New Roman"/>
              </w:rPr>
              <w:t xml:space="preserve">Users can save queries with custom names. </w:t>
            </w:r>
          </w:p>
          <w:p w14:paraId="715B9CB4" w14:textId="77777777" w:rsidR="00000000" w:rsidRDefault="00000000">
            <w:pPr>
              <w:numPr>
                <w:ilvl w:val="1"/>
                <w:numId w:val="2"/>
              </w:numPr>
              <w:spacing w:before="100" w:beforeAutospacing="1" w:after="100" w:afterAutospacing="1"/>
              <w:rPr>
                <w:rFonts w:eastAsia="Times New Roman"/>
              </w:rPr>
            </w:pPr>
            <w:r>
              <w:rPr>
                <w:rFonts w:eastAsia="Times New Roman"/>
              </w:rPr>
              <w:t>Users can view a list of saved queries and retrieve them easily.</w:t>
            </w:r>
          </w:p>
          <w:p w14:paraId="62979C9A" w14:textId="77777777" w:rsidR="00000000" w:rsidRDefault="00000000">
            <w:pPr>
              <w:numPr>
                <w:ilvl w:val="1"/>
                <w:numId w:val="2"/>
              </w:numPr>
              <w:spacing w:before="100" w:beforeAutospacing="1" w:after="100" w:afterAutospacing="1"/>
              <w:rPr>
                <w:rFonts w:eastAsia="Times New Roman"/>
              </w:rPr>
            </w:pPr>
            <w:r>
              <w:rPr>
                <w:rFonts w:eastAsia="Times New Roman"/>
              </w:rPr>
              <w:t>Users can delete or modify saved queries.</w:t>
            </w:r>
          </w:p>
          <w:p w14:paraId="6D5F997B" w14:textId="77777777" w:rsidR="00000000" w:rsidRDefault="00000000">
            <w:pPr>
              <w:numPr>
                <w:ilvl w:val="0"/>
                <w:numId w:val="2"/>
              </w:numPr>
              <w:spacing w:before="100" w:beforeAutospacing="1" w:after="100" w:afterAutospacing="1"/>
              <w:rPr>
                <w:rFonts w:eastAsia="Times New Roman"/>
              </w:rPr>
            </w:pPr>
            <w:r>
              <w:rPr>
                <w:rFonts w:eastAsia="Times New Roman"/>
              </w:rPr>
              <w:t xml:space="preserve">Users can export results in at least two different formats. </w:t>
            </w:r>
          </w:p>
          <w:p w14:paraId="07900636" w14:textId="77777777" w:rsidR="00000000" w:rsidRDefault="00000000">
            <w:pPr>
              <w:numPr>
                <w:ilvl w:val="1"/>
                <w:numId w:val="2"/>
              </w:numPr>
              <w:spacing w:before="100" w:beforeAutospacing="1" w:after="100" w:afterAutospacing="1"/>
              <w:rPr>
                <w:rFonts w:eastAsia="Times New Roman"/>
              </w:rPr>
            </w:pPr>
            <w:r>
              <w:rPr>
                <w:rFonts w:eastAsia="Times New Roman"/>
              </w:rPr>
              <w:t>Exported files should maintain the integrity of the data (e.g., correct column headers).</w:t>
            </w:r>
          </w:p>
          <w:p w14:paraId="3B4B0947" w14:textId="77777777" w:rsidR="00000000" w:rsidRDefault="00000000">
            <w:pPr>
              <w:numPr>
                <w:ilvl w:val="1"/>
                <w:numId w:val="2"/>
              </w:numPr>
              <w:spacing w:before="100" w:beforeAutospacing="1" w:after="100" w:afterAutospacing="1"/>
              <w:rPr>
                <w:rFonts w:eastAsia="Times New Roman"/>
              </w:rPr>
            </w:pPr>
            <w:r>
              <w:rPr>
                <w:rFonts w:eastAsia="Times New Roman"/>
              </w:rPr>
              <w:t>Users can select specific fields/columns to include in the export.</w:t>
            </w:r>
          </w:p>
          <w:p w14:paraId="48AFC375" w14:textId="77777777" w:rsidR="00000000" w:rsidRDefault="00000000">
            <w:pPr>
              <w:numPr>
                <w:ilvl w:val="0"/>
                <w:numId w:val="2"/>
              </w:numPr>
              <w:spacing w:before="100" w:beforeAutospacing="1" w:after="100" w:afterAutospacing="1"/>
              <w:rPr>
                <w:rFonts w:eastAsia="Times New Roman"/>
              </w:rPr>
            </w:pPr>
            <w:r>
              <w:rPr>
                <w:rFonts w:eastAsia="Times New Roman"/>
              </w:rPr>
              <w:t xml:space="preserve">Users can toggle between table and visual output formats. </w:t>
            </w:r>
          </w:p>
          <w:p w14:paraId="19EA311A" w14:textId="77777777" w:rsidR="00000000" w:rsidRDefault="00000000">
            <w:pPr>
              <w:numPr>
                <w:ilvl w:val="1"/>
                <w:numId w:val="2"/>
              </w:numPr>
              <w:spacing w:before="100" w:beforeAutospacing="1" w:after="100" w:afterAutospacing="1"/>
              <w:rPr>
                <w:rFonts w:eastAsia="Times New Roman"/>
              </w:rPr>
            </w:pPr>
            <w:r>
              <w:rPr>
                <w:rFonts w:eastAsia="Times New Roman"/>
              </w:rPr>
              <w:t>Visuals should update dynamically based on the query results.</w:t>
            </w:r>
          </w:p>
          <w:p w14:paraId="486A84DE" w14:textId="77777777" w:rsidR="00000000" w:rsidRDefault="00000000">
            <w:pPr>
              <w:numPr>
                <w:ilvl w:val="1"/>
                <w:numId w:val="2"/>
              </w:numPr>
              <w:spacing w:before="100" w:beforeAutospacing="1" w:after="100" w:afterAutospacing="1"/>
              <w:rPr>
                <w:rFonts w:eastAsia="Times New Roman"/>
              </w:rPr>
            </w:pPr>
            <w:r>
              <w:rPr>
                <w:rFonts w:eastAsia="Times New Roman"/>
              </w:rPr>
              <w:t>Users can customize which metrics are displayed in the visual outputs.</w:t>
            </w:r>
          </w:p>
          <w:p w14:paraId="39780AFF" w14:textId="77777777" w:rsidR="00000000" w:rsidRDefault="00000000">
            <w:pPr>
              <w:numPr>
                <w:ilvl w:val="0"/>
                <w:numId w:val="2"/>
              </w:numPr>
              <w:spacing w:before="100" w:beforeAutospacing="1" w:after="100" w:afterAutospacing="1"/>
              <w:rPr>
                <w:rFonts w:eastAsia="Times New Roman"/>
              </w:rPr>
            </w:pPr>
            <w:r>
              <w:rPr>
                <w:rFonts w:eastAsia="Times New Roman"/>
              </w:rPr>
              <w:t>Users can use the query builder to create complex queries without needing advanced technical skills</w:t>
            </w:r>
          </w:p>
          <w:p w14:paraId="4D4AA404" w14:textId="77777777" w:rsidR="00000000" w:rsidRDefault="00000000">
            <w:pPr>
              <w:numPr>
                <w:ilvl w:val="0"/>
                <w:numId w:val="2"/>
              </w:numPr>
              <w:spacing w:before="100" w:beforeAutospacing="1" w:after="100" w:afterAutospacing="1"/>
              <w:rPr>
                <w:rFonts w:eastAsia="Times New Roman"/>
              </w:rPr>
            </w:pPr>
            <w:r>
              <w:rPr>
                <w:rFonts w:eastAsia="Times New Roman"/>
              </w:rPr>
              <w:t xml:space="preserve">The query builder should have drag-and-drop functionality for selecting fields and parameters. </w:t>
            </w:r>
          </w:p>
          <w:p w14:paraId="4382FCF4" w14:textId="77777777" w:rsidR="00000000" w:rsidRDefault="00000000">
            <w:pPr>
              <w:numPr>
                <w:ilvl w:val="1"/>
                <w:numId w:val="2"/>
              </w:numPr>
              <w:spacing w:before="100" w:beforeAutospacing="1" w:after="100" w:afterAutospacing="1"/>
              <w:rPr>
                <w:rFonts w:eastAsia="Times New Roman"/>
              </w:rPr>
            </w:pPr>
            <w:r>
              <w:rPr>
                <w:rFonts w:eastAsia="Times New Roman"/>
              </w:rPr>
              <w:t>Tooltips and help icons should be available for user guidance.</w:t>
            </w:r>
          </w:p>
          <w:p w14:paraId="132EEBC5" w14:textId="77777777" w:rsidR="00000000" w:rsidRDefault="00000000">
            <w:pPr>
              <w:pStyle w:val="NormalWeb"/>
            </w:pPr>
            <w:r>
              <w:rPr>
                <w:rStyle w:val="Emphasis"/>
                <w:b/>
                <w:bCs/>
              </w:rPr>
              <w:t>SEAA Specific Query Builder Topics:</w:t>
            </w:r>
          </w:p>
          <w:p w14:paraId="0A1790DA" w14:textId="77777777" w:rsidR="00000000" w:rsidRDefault="00000000">
            <w:pPr>
              <w:numPr>
                <w:ilvl w:val="0"/>
                <w:numId w:val="3"/>
              </w:numPr>
              <w:spacing w:before="100" w:beforeAutospacing="1" w:after="100" w:afterAutospacing="1"/>
              <w:rPr>
                <w:rFonts w:eastAsia="Times New Roman"/>
              </w:rPr>
            </w:pPr>
            <w:ins w:id="0" w:author="Unknown">
              <w:r>
                <w:rPr>
                  <w:rFonts w:eastAsia="Times New Roman"/>
                </w:rPr>
                <w:t>Ideas:</w:t>
              </w:r>
            </w:ins>
            <w:r>
              <w:rPr>
                <w:rFonts w:eastAsia="Times New Roman"/>
              </w:rPr>
              <w:t xml:space="preserve"> Implement batch processing features to handle bulk updates or communications, significantly cutting down on individual processing time.​ Part of queries, to run on a schedule to determine compliance, and outreach if they’re missing documents, etc. Perhaps use automated messaging, done once a week, highlighting current status updates.  </w:t>
            </w:r>
          </w:p>
          <w:p w14:paraId="451CBC15" w14:textId="77777777" w:rsidR="00000000" w:rsidRDefault="00000000">
            <w:pPr>
              <w:numPr>
                <w:ilvl w:val="0"/>
                <w:numId w:val="3"/>
              </w:numPr>
              <w:spacing w:before="100" w:beforeAutospacing="1" w:after="100" w:afterAutospacing="1"/>
              <w:rPr>
                <w:rFonts w:eastAsia="Times New Roman"/>
              </w:rPr>
            </w:pPr>
            <w:r>
              <w:rPr>
                <w:rFonts w:eastAsia="Times New Roman"/>
              </w:rPr>
              <w:t>utilize queries for sending alerts and notifications</w:t>
            </w:r>
          </w:p>
          <w:p w14:paraId="7A685701" w14:textId="77777777" w:rsidR="00000000" w:rsidRDefault="00000000">
            <w:pPr>
              <w:numPr>
                <w:ilvl w:val="0"/>
                <w:numId w:val="3"/>
              </w:numPr>
              <w:spacing w:before="100" w:beforeAutospacing="1" w:after="100" w:afterAutospacing="1"/>
              <w:rPr>
                <w:rFonts w:eastAsia="Times New Roman"/>
              </w:rPr>
            </w:pPr>
            <w:r>
              <w:rPr>
                <w:rFonts w:eastAsia="Times New Roman"/>
              </w:rPr>
              <w:t>emails</w:t>
            </w:r>
          </w:p>
          <w:p w14:paraId="0FDEB85A" w14:textId="77777777" w:rsidR="00000000" w:rsidRDefault="00000000">
            <w:pPr>
              <w:numPr>
                <w:ilvl w:val="0"/>
                <w:numId w:val="3"/>
              </w:numPr>
              <w:spacing w:before="100" w:beforeAutospacing="1" w:after="100" w:afterAutospacing="1"/>
              <w:rPr>
                <w:rFonts w:eastAsia="Times New Roman"/>
              </w:rPr>
            </w:pPr>
            <w:r>
              <w:rPr>
                <w:rFonts w:eastAsia="Times New Roman"/>
              </w:rPr>
              <w:t xml:space="preserve">reports </w:t>
            </w:r>
          </w:p>
          <w:p w14:paraId="6E531941" w14:textId="77777777" w:rsidR="00000000" w:rsidRDefault="00000000">
            <w:pPr>
              <w:numPr>
                <w:ilvl w:val="1"/>
                <w:numId w:val="3"/>
              </w:numPr>
              <w:spacing w:before="100" w:beforeAutospacing="1" w:after="100" w:afterAutospacing="1"/>
              <w:rPr>
                <w:rFonts w:eastAsia="Times New Roman"/>
              </w:rPr>
            </w:pPr>
            <w:r>
              <w:rPr>
                <w:rFonts w:eastAsia="Times New Roman"/>
              </w:rPr>
              <w:t>when they are doing disbursements they are running various reports across various data sets, exporting to excel and massaging the data - would be good if we can keep them in the tool instead of exporting to excel. (could push this to a Phase 2 if complex)</w:t>
            </w:r>
          </w:p>
          <w:p w14:paraId="04FCB42D" w14:textId="77777777" w:rsidR="00000000" w:rsidRDefault="00000000">
            <w:pPr>
              <w:numPr>
                <w:ilvl w:val="0"/>
                <w:numId w:val="3"/>
              </w:numPr>
              <w:spacing w:before="100" w:beforeAutospacing="1" w:after="100" w:afterAutospacing="1"/>
              <w:rPr>
                <w:rFonts w:eastAsia="Times New Roman"/>
              </w:rPr>
            </w:pPr>
            <w:r>
              <w:rPr>
                <w:rFonts w:eastAsia="Times New Roman"/>
              </w:rPr>
              <w:t>supporting awarding and eligibility determination</w:t>
            </w:r>
          </w:p>
          <w:p w14:paraId="6D98C2A4" w14:textId="77777777" w:rsidR="00000000" w:rsidRDefault="00000000">
            <w:pPr>
              <w:pStyle w:val="NormalWeb"/>
            </w:pPr>
            <w:r>
              <w:rPr>
                <w:rStyle w:val="Emphasis"/>
                <w:b/>
                <w:bCs/>
              </w:rPr>
              <w:t>SEAA Current State Functionality Query Builder</w:t>
            </w:r>
            <w:r>
              <w:t xml:space="preserve"> </w:t>
            </w:r>
          </w:p>
          <w:p w14:paraId="186FF26F" w14:textId="77777777" w:rsidR="00000000" w:rsidRDefault="00000000">
            <w:pPr>
              <w:numPr>
                <w:ilvl w:val="0"/>
                <w:numId w:val="4"/>
              </w:numPr>
              <w:spacing w:before="100" w:beforeAutospacing="1" w:after="100" w:afterAutospacing="1"/>
              <w:rPr>
                <w:rFonts w:eastAsia="Times New Roman"/>
              </w:rPr>
            </w:pPr>
            <w:r>
              <w:rPr>
                <w:rFonts w:eastAsia="Times New Roman"/>
              </w:rPr>
              <w:lastRenderedPageBreak/>
              <w:t>Current Named Data Sources are the following - attaching screen shot to view</w:t>
            </w:r>
          </w:p>
          <w:p w14:paraId="19B452AF" w14:textId="77777777" w:rsidR="00000000" w:rsidRDefault="00000000">
            <w:pPr>
              <w:numPr>
                <w:ilvl w:val="0"/>
                <w:numId w:val="4"/>
              </w:numPr>
              <w:spacing w:before="100" w:beforeAutospacing="1" w:after="100" w:afterAutospacing="1"/>
              <w:rPr>
                <w:rFonts w:eastAsia="Times New Roman"/>
              </w:rPr>
            </w:pPr>
            <w:r>
              <w:rPr>
                <w:rFonts w:eastAsia="Times New Roman"/>
                <w:noProof/>
              </w:rPr>
              <w:drawing>
                <wp:inline distT="0" distB="0" distL="0" distR="0" wp14:anchorId="1017FD26" wp14:editId="03574F42">
                  <wp:extent cx="6204585" cy="4245610"/>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6204585" cy="4245610"/>
                          </a:xfrm>
                          <a:prstGeom prst="rect">
                            <a:avLst/>
                          </a:prstGeom>
                          <a:noFill/>
                          <a:ln>
                            <a:noFill/>
                          </a:ln>
                        </pic:spPr>
                      </pic:pic>
                    </a:graphicData>
                  </a:graphic>
                </wp:inline>
              </w:drawing>
            </w:r>
          </w:p>
          <w:p w14:paraId="35D4CC8E" w14:textId="77777777" w:rsidR="00000000" w:rsidRDefault="00000000">
            <w:pPr>
              <w:numPr>
                <w:ilvl w:val="0"/>
                <w:numId w:val="5"/>
              </w:numPr>
              <w:spacing w:before="100" w:beforeAutospacing="1" w:after="100" w:afterAutospacing="1"/>
              <w:ind w:left="1440"/>
              <w:rPr>
                <w:rFonts w:eastAsia="Times New Roman"/>
              </w:rPr>
            </w:pPr>
          </w:p>
          <w:p w14:paraId="3FB83A47" w14:textId="77777777" w:rsidR="00000000" w:rsidRDefault="00000000">
            <w:pPr>
              <w:numPr>
                <w:ilvl w:val="1"/>
                <w:numId w:val="5"/>
              </w:numPr>
              <w:spacing w:before="100" w:beforeAutospacing="1" w:after="100" w:afterAutospacing="1"/>
              <w:rPr>
                <w:rFonts w:eastAsia="Times New Roman"/>
              </w:rPr>
            </w:pPr>
            <w:r>
              <w:rPr>
                <w:rFonts w:eastAsia="Times New Roman"/>
              </w:rPr>
              <w:t>Notifications -</w:t>
            </w:r>
          </w:p>
          <w:p w14:paraId="19A095B4" w14:textId="77777777" w:rsidR="00000000" w:rsidRDefault="00000000">
            <w:pPr>
              <w:numPr>
                <w:ilvl w:val="1"/>
                <w:numId w:val="5"/>
              </w:numPr>
              <w:spacing w:before="100" w:beforeAutospacing="1" w:after="100" w:afterAutospacing="1"/>
              <w:rPr>
                <w:rFonts w:eastAsia="Times New Roman"/>
              </w:rPr>
            </w:pPr>
            <w:r>
              <w:rPr>
                <w:rFonts w:eastAsia="Times New Roman"/>
              </w:rPr>
              <w:t>K12 - Student Data</w:t>
            </w:r>
          </w:p>
          <w:p w14:paraId="409BE10C" w14:textId="77777777" w:rsidR="00000000" w:rsidRDefault="00000000">
            <w:pPr>
              <w:numPr>
                <w:ilvl w:val="1"/>
                <w:numId w:val="5"/>
              </w:numPr>
              <w:spacing w:before="100" w:beforeAutospacing="1" w:after="100" w:afterAutospacing="1"/>
              <w:rPr>
                <w:rFonts w:eastAsia="Times New Roman"/>
              </w:rPr>
            </w:pPr>
            <w:r>
              <w:rPr>
                <w:rFonts w:eastAsia="Times New Roman"/>
              </w:rPr>
              <w:t>K12 - School Data</w:t>
            </w:r>
          </w:p>
          <w:p w14:paraId="37156E37" w14:textId="77777777" w:rsidR="00000000" w:rsidRDefault="00000000">
            <w:pPr>
              <w:numPr>
                <w:ilvl w:val="1"/>
                <w:numId w:val="5"/>
              </w:numPr>
              <w:spacing w:before="100" w:beforeAutospacing="1" w:after="100" w:afterAutospacing="1"/>
              <w:rPr>
                <w:rFonts w:eastAsia="Times New Roman"/>
              </w:rPr>
            </w:pPr>
            <w:r>
              <w:rPr>
                <w:rFonts w:eastAsia="Times New Roman"/>
              </w:rPr>
              <w:t>K12 - School Document Tracking</w:t>
            </w:r>
          </w:p>
          <w:p w14:paraId="4C31FA30" w14:textId="77777777" w:rsidR="00000000" w:rsidRDefault="00000000">
            <w:pPr>
              <w:numPr>
                <w:ilvl w:val="1"/>
                <w:numId w:val="5"/>
              </w:numPr>
              <w:spacing w:before="100" w:beforeAutospacing="1" w:after="100" w:afterAutospacing="1"/>
              <w:rPr>
                <w:rFonts w:eastAsia="Times New Roman"/>
              </w:rPr>
            </w:pPr>
            <w:r>
              <w:rPr>
                <w:rFonts w:eastAsia="Times New Roman"/>
              </w:rPr>
              <w:t>Recipient Document Tracking - Tasks</w:t>
            </w:r>
          </w:p>
          <w:p w14:paraId="3457E4D8" w14:textId="77777777" w:rsidR="00000000" w:rsidRDefault="00000000">
            <w:pPr>
              <w:numPr>
                <w:ilvl w:val="1"/>
                <w:numId w:val="5"/>
              </w:numPr>
              <w:spacing w:before="100" w:beforeAutospacing="1" w:after="100" w:afterAutospacing="1"/>
              <w:rPr>
                <w:rFonts w:eastAsia="Times New Roman"/>
              </w:rPr>
            </w:pPr>
            <w:r>
              <w:rPr>
                <w:rFonts w:eastAsia="Times New Roman"/>
              </w:rPr>
              <w:t>Recipient Document Tracking - Documents</w:t>
            </w:r>
          </w:p>
          <w:p w14:paraId="2AF31168" w14:textId="77777777" w:rsidR="00000000" w:rsidRDefault="00000000">
            <w:pPr>
              <w:numPr>
                <w:ilvl w:val="1"/>
                <w:numId w:val="5"/>
              </w:numPr>
              <w:spacing w:before="100" w:beforeAutospacing="1" w:after="100" w:afterAutospacing="1"/>
              <w:rPr>
                <w:rFonts w:eastAsia="Times New Roman"/>
              </w:rPr>
            </w:pPr>
            <w:r>
              <w:rPr>
                <w:rFonts w:eastAsia="Times New Roman"/>
              </w:rPr>
              <w:t>Task Pad Tracking</w:t>
            </w:r>
          </w:p>
          <w:p w14:paraId="49EF7B94" w14:textId="77777777" w:rsidR="00000000" w:rsidRDefault="00000000">
            <w:pPr>
              <w:numPr>
                <w:ilvl w:val="1"/>
                <w:numId w:val="5"/>
              </w:numPr>
              <w:spacing w:before="100" w:beforeAutospacing="1" w:after="100" w:afterAutospacing="1"/>
              <w:rPr>
                <w:rFonts w:eastAsia="Times New Roman"/>
              </w:rPr>
            </w:pPr>
            <w:r>
              <w:rPr>
                <w:rFonts w:eastAsia="Times New Roman"/>
              </w:rPr>
              <w:t>Disbursements</w:t>
            </w:r>
          </w:p>
          <w:p w14:paraId="0364AA78" w14:textId="77777777" w:rsidR="00000000" w:rsidRDefault="00000000">
            <w:pPr>
              <w:numPr>
                <w:ilvl w:val="0"/>
                <w:numId w:val="5"/>
              </w:numPr>
              <w:spacing w:before="100" w:beforeAutospacing="1" w:after="100" w:afterAutospacing="1"/>
              <w:rPr>
                <w:rFonts w:eastAsia="Times New Roman"/>
              </w:rPr>
            </w:pPr>
            <w:r>
              <w:rPr>
                <w:rFonts w:eastAsia="Times New Roman"/>
              </w:rPr>
              <w:t>Currently - after one of the above is selected (example below is K12 Student Data selected) - attaching screen shot to view</w:t>
            </w:r>
          </w:p>
          <w:p w14:paraId="47EC7EEE" w14:textId="77777777" w:rsidR="00000000" w:rsidRDefault="00000000">
            <w:pPr>
              <w:numPr>
                <w:ilvl w:val="0"/>
                <w:numId w:val="5"/>
              </w:numPr>
              <w:spacing w:before="100" w:beforeAutospacing="1" w:after="100" w:afterAutospacing="1"/>
              <w:rPr>
                <w:rFonts w:eastAsia="Times New Roman"/>
              </w:rPr>
            </w:pPr>
            <w:r>
              <w:rPr>
                <w:rFonts w:eastAsia="Times New Roman"/>
                <w:noProof/>
              </w:rPr>
              <w:lastRenderedPageBreak/>
              <w:drawing>
                <wp:inline distT="0" distB="0" distL="0" distR="0" wp14:anchorId="47885026" wp14:editId="53778BFC">
                  <wp:extent cx="5878195" cy="5420995"/>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5878195" cy="5420995"/>
                          </a:xfrm>
                          <a:prstGeom prst="rect">
                            <a:avLst/>
                          </a:prstGeom>
                          <a:noFill/>
                          <a:ln>
                            <a:noFill/>
                          </a:ln>
                        </pic:spPr>
                      </pic:pic>
                    </a:graphicData>
                  </a:graphic>
                </wp:inline>
              </w:drawing>
            </w:r>
          </w:p>
          <w:p w14:paraId="56CE5949" w14:textId="77777777" w:rsidR="00000000" w:rsidRDefault="00000000">
            <w:pPr>
              <w:numPr>
                <w:ilvl w:val="0"/>
                <w:numId w:val="6"/>
              </w:numPr>
              <w:spacing w:before="100" w:beforeAutospacing="1" w:after="100" w:afterAutospacing="1"/>
              <w:ind w:left="1440"/>
              <w:rPr>
                <w:rFonts w:eastAsia="Times New Roman"/>
              </w:rPr>
            </w:pPr>
          </w:p>
          <w:p w14:paraId="454423C8" w14:textId="77777777" w:rsidR="00000000" w:rsidRDefault="00000000">
            <w:pPr>
              <w:numPr>
                <w:ilvl w:val="1"/>
                <w:numId w:val="6"/>
              </w:numPr>
              <w:spacing w:before="100" w:beforeAutospacing="1" w:after="100" w:afterAutospacing="1"/>
              <w:rPr>
                <w:rFonts w:eastAsia="Times New Roman"/>
              </w:rPr>
            </w:pPr>
            <w:r>
              <w:rPr>
                <w:rFonts w:eastAsia="Times New Roman"/>
              </w:rPr>
              <w:t xml:space="preserve">user can select the fields to use to query upon </w:t>
            </w:r>
          </w:p>
          <w:p w14:paraId="621D7676" w14:textId="77777777" w:rsidR="00000000" w:rsidRDefault="00000000">
            <w:pPr>
              <w:numPr>
                <w:ilvl w:val="2"/>
                <w:numId w:val="6"/>
              </w:numPr>
              <w:spacing w:before="100" w:beforeAutospacing="1" w:after="100" w:afterAutospacing="1"/>
              <w:rPr>
                <w:rFonts w:eastAsia="Times New Roman"/>
              </w:rPr>
            </w:pPr>
            <w:r>
              <w:rPr>
                <w:rFonts w:eastAsia="Times New Roman"/>
              </w:rPr>
              <w:t>view selection box; Filter selection box; Field Name; Description; Sample data</w:t>
            </w:r>
          </w:p>
          <w:p w14:paraId="1F567FA9" w14:textId="77777777" w:rsidR="00000000" w:rsidRDefault="00000000">
            <w:pPr>
              <w:numPr>
                <w:ilvl w:val="1"/>
                <w:numId w:val="6"/>
              </w:numPr>
              <w:spacing w:before="100" w:beforeAutospacing="1" w:after="100" w:afterAutospacing="1"/>
              <w:rPr>
                <w:rFonts w:eastAsia="Times New Roman"/>
              </w:rPr>
            </w:pPr>
            <w:r>
              <w:rPr>
                <w:rFonts w:eastAsia="Times New Roman"/>
              </w:rPr>
              <w:t>fields selected will populate in query established -</w:t>
            </w:r>
          </w:p>
          <w:p w14:paraId="546C345C" w14:textId="77777777" w:rsidR="00000000" w:rsidRDefault="00000000">
            <w:pPr>
              <w:rPr>
                <w:rFonts w:eastAsia="Times New Roman"/>
              </w:rPr>
            </w:pPr>
          </w:p>
        </w:tc>
      </w:tr>
    </w:tbl>
    <w:p w14:paraId="608DF8A8"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267"/>
        <w:gridCol w:w="8093"/>
      </w:tblGrid>
      <w:tr w:rsidR="00000000" w14:paraId="20BD135C" w14:textId="77777777">
        <w:trPr>
          <w:tblCellSpacing w:w="0" w:type="dxa"/>
          <w:jc w:val="center"/>
        </w:trPr>
        <w:tc>
          <w:tcPr>
            <w:tcW w:w="50" w:type="pct"/>
            <w:shd w:val="clear" w:color="auto" w:fill="BBBBBB"/>
            <w:noWrap/>
            <w:vAlign w:val="center"/>
            <w:hideMark/>
          </w:tcPr>
          <w:p w14:paraId="41892158" w14:textId="77777777" w:rsidR="00000000" w:rsidRDefault="00000000">
            <w:pPr>
              <w:jc w:val="center"/>
              <w:rPr>
                <w:rFonts w:eastAsia="Times New Roman"/>
              </w:rPr>
            </w:pPr>
            <w:r>
              <w:rPr>
                <w:rFonts w:eastAsia="Times New Roman"/>
              </w:rPr>
              <w:t> </w:t>
            </w:r>
            <w:r>
              <w:rPr>
                <w:rFonts w:eastAsia="Times New Roman"/>
                <w:b/>
                <w:bCs/>
                <w:color w:val="FFFFFF"/>
              </w:rPr>
              <w:t>Comments</w:t>
            </w:r>
            <w:r>
              <w:rPr>
                <w:rFonts w:eastAsia="Times New Roman"/>
              </w:rPr>
              <w:t xml:space="preserve">  </w:t>
            </w:r>
          </w:p>
        </w:tc>
        <w:tc>
          <w:tcPr>
            <w:tcW w:w="0" w:type="auto"/>
            <w:vAlign w:val="center"/>
            <w:hideMark/>
          </w:tcPr>
          <w:p w14:paraId="44D0FE6A" w14:textId="77777777" w:rsidR="00000000" w:rsidRDefault="00000000">
            <w:pPr>
              <w:rPr>
                <w:rFonts w:eastAsia="Times New Roman"/>
              </w:rPr>
            </w:pPr>
            <w:r>
              <w:rPr>
                <w:rFonts w:eastAsia="Times New Roman"/>
              </w:rPr>
              <w:t> </w:t>
            </w:r>
          </w:p>
        </w:tc>
      </w:tr>
    </w:tbl>
    <w:p w14:paraId="109C64A6" w14:textId="77777777" w:rsidR="00000000" w:rsidRDefault="00000000">
      <w:pPr>
        <w:rPr>
          <w:rFonts w:eastAsia="Times New Roman"/>
          <w:vanish/>
        </w:rPr>
      </w:pPr>
    </w:p>
    <w:tbl>
      <w:tblPr>
        <w:tblW w:w="5000" w:type="pct"/>
        <w:shd w:val="clear" w:color="auto" w:fill="FFFFFF"/>
        <w:tblCellMar>
          <w:left w:w="0" w:type="dxa"/>
          <w:right w:w="0" w:type="dxa"/>
        </w:tblCellMar>
        <w:tblLook w:val="04A0" w:firstRow="1" w:lastRow="0" w:firstColumn="1" w:lastColumn="0" w:noHBand="0" w:noVBand="1"/>
      </w:tblPr>
      <w:tblGrid>
        <w:gridCol w:w="9344"/>
      </w:tblGrid>
      <w:tr w:rsidR="00000000" w14:paraId="2BB9ED5E"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CDFEEF" w14:textId="77777777" w:rsidR="00000000" w:rsidRDefault="00000000">
            <w:pPr>
              <w:rPr>
                <w:rFonts w:eastAsia="Times New Roman"/>
              </w:rPr>
            </w:pPr>
            <w:r>
              <w:rPr>
                <w:rFonts w:eastAsia="Times New Roman"/>
              </w:rPr>
              <w:t xml:space="preserve">Comment by </w:t>
            </w:r>
            <w:hyperlink r:id="rId20" w:history="1">
              <w:r>
                <w:rPr>
                  <w:rStyle w:val="Hyperlink"/>
                  <w:rFonts w:eastAsia="Times New Roman"/>
                </w:rPr>
                <w:t xml:space="preserve">Eric Boysen </w:t>
              </w:r>
            </w:hyperlink>
            <w:r>
              <w:rPr>
                <w:rFonts w:eastAsia="Times New Roman"/>
                <w:sz w:val="15"/>
                <w:szCs w:val="15"/>
              </w:rPr>
              <w:t xml:space="preserve">[ </w:t>
            </w:r>
            <w:r>
              <w:rPr>
                <w:rFonts w:eastAsia="Times New Roman"/>
                <w:color w:val="336699"/>
                <w:sz w:val="15"/>
                <w:szCs w:val="15"/>
              </w:rPr>
              <w:t>17/Jul/25</w:t>
            </w:r>
            <w:r>
              <w:rPr>
                <w:rFonts w:eastAsia="Times New Roman"/>
                <w:sz w:val="15"/>
                <w:szCs w:val="15"/>
              </w:rPr>
              <w:t xml:space="preserve"> ] </w:t>
            </w:r>
          </w:p>
        </w:tc>
      </w:tr>
      <w:tr w:rsidR="00000000" w14:paraId="5E3BD12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D4011F" w14:textId="77777777" w:rsidR="00000000" w:rsidRDefault="00000000">
            <w:pPr>
              <w:pStyle w:val="NormalWeb"/>
            </w:pPr>
            <w:r>
              <w:t>Will review Padma Requirements demonstration of the existing query builder in Envision on 3/4</w:t>
            </w:r>
          </w:p>
        </w:tc>
      </w:tr>
      <w:tr w:rsidR="00000000" w14:paraId="59912B40"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D3F600" w14:textId="77777777" w:rsidR="00000000" w:rsidRDefault="00000000">
            <w:pPr>
              <w:rPr>
                <w:rFonts w:eastAsia="Times New Roman"/>
              </w:rPr>
            </w:pPr>
            <w:r>
              <w:rPr>
                <w:rFonts w:eastAsia="Times New Roman"/>
              </w:rPr>
              <w:t xml:space="preserve">Comment by </w:t>
            </w:r>
            <w:hyperlink r:id="rId21" w:history="1">
              <w:r>
                <w:rPr>
                  <w:rStyle w:val="Hyperlink"/>
                  <w:rFonts w:eastAsia="Times New Roman"/>
                </w:rPr>
                <w:t xml:space="preserve">Jacqui Kehoe </w:t>
              </w:r>
            </w:hyperlink>
            <w:r>
              <w:rPr>
                <w:rFonts w:eastAsia="Times New Roman"/>
                <w:sz w:val="15"/>
                <w:szCs w:val="15"/>
              </w:rPr>
              <w:t xml:space="preserve">[ </w:t>
            </w:r>
            <w:r>
              <w:rPr>
                <w:rFonts w:eastAsia="Times New Roman"/>
                <w:color w:val="336699"/>
                <w:sz w:val="15"/>
                <w:szCs w:val="15"/>
              </w:rPr>
              <w:t>17/Jul/25</w:t>
            </w:r>
            <w:r>
              <w:rPr>
                <w:rFonts w:eastAsia="Times New Roman"/>
                <w:sz w:val="15"/>
                <w:szCs w:val="15"/>
              </w:rPr>
              <w:t xml:space="preserve"> ] </w:t>
            </w:r>
          </w:p>
        </w:tc>
      </w:tr>
      <w:tr w:rsidR="00000000" w14:paraId="5D46A20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351A81" w14:textId="77777777" w:rsidR="00000000" w:rsidRDefault="00000000">
            <w:pPr>
              <w:pStyle w:val="NormalWeb"/>
            </w:pPr>
            <w:r>
              <w:lastRenderedPageBreak/>
              <w:t xml:space="preserve">Brandon Berry is testing out this product to see if it’s a fit for our use case. </w:t>
            </w:r>
            <w:hyperlink r:id="rId22" w:history="1">
              <w:r>
                <w:rPr>
                  <w:rStyle w:val="Hyperlink"/>
                </w:rPr>
                <w:t>https://cube.dev/product/data-modeling</w:t>
              </w:r>
            </w:hyperlink>
            <w:r>
              <w:t xml:space="preserve"> We’ll get back together on May 5th to determine our path forward</w:t>
            </w:r>
          </w:p>
        </w:tc>
      </w:tr>
      <w:tr w:rsidR="00000000" w14:paraId="622D103B"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C3A8BB" w14:textId="77777777" w:rsidR="00000000" w:rsidRDefault="00000000">
            <w:pPr>
              <w:rPr>
                <w:rFonts w:eastAsia="Times New Roman"/>
              </w:rPr>
            </w:pPr>
            <w:r>
              <w:rPr>
                <w:rFonts w:eastAsia="Times New Roman"/>
              </w:rPr>
              <w:t xml:space="preserve">Comment by </w:t>
            </w:r>
            <w:hyperlink r:id="rId23" w:history="1">
              <w:r>
                <w:rPr>
                  <w:rStyle w:val="Hyperlink"/>
                  <w:rFonts w:eastAsia="Times New Roman"/>
                </w:rPr>
                <w:t xml:space="preserve">Eric Boysen </w:t>
              </w:r>
            </w:hyperlink>
            <w:r>
              <w:rPr>
                <w:rFonts w:eastAsia="Times New Roman"/>
                <w:sz w:val="15"/>
                <w:szCs w:val="15"/>
              </w:rPr>
              <w:t xml:space="preserve">[ </w:t>
            </w:r>
            <w:r>
              <w:rPr>
                <w:rFonts w:eastAsia="Times New Roman"/>
                <w:color w:val="336699"/>
                <w:sz w:val="15"/>
                <w:szCs w:val="15"/>
              </w:rPr>
              <w:t>17/Jul/25</w:t>
            </w:r>
            <w:r>
              <w:rPr>
                <w:rFonts w:eastAsia="Times New Roman"/>
                <w:sz w:val="15"/>
                <w:szCs w:val="15"/>
              </w:rPr>
              <w:t xml:space="preserve"> ] </w:t>
            </w:r>
          </w:p>
        </w:tc>
      </w:tr>
      <w:tr w:rsidR="00000000" w14:paraId="7977F22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D4A2D6" w14:textId="77777777" w:rsidR="00000000" w:rsidRDefault="00000000">
            <w:pPr>
              <w:pStyle w:val="NormalWeb"/>
            </w:pPr>
            <w:hyperlink r:id="rId24" w:history="1">
              <w:r>
                <w:rPr>
                  <w:rStyle w:val="Hyperlink"/>
                </w:rPr>
                <w:t>RM12.18 Query Builder.mp4</w:t>
              </w:r>
            </w:hyperlink>
            <w:r>
              <w:t xml:space="preserve"> - link to query builder requirements meeting with Padma - </w:t>
            </w:r>
            <w:hyperlink r:id="rId25" w:history="1">
              <w:r>
                <w:rPr>
                  <w:rStyle w:val="Hyperlink"/>
                </w:rPr>
                <w:t>Kim Yarborough</w:t>
              </w:r>
            </w:hyperlink>
            <w:r>
              <w:t xml:space="preserve"> </w:t>
            </w:r>
          </w:p>
        </w:tc>
      </w:tr>
      <w:tr w:rsidR="00000000" w14:paraId="42968CA0"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920A01" w14:textId="77777777" w:rsidR="00000000" w:rsidRDefault="00000000">
            <w:pPr>
              <w:rPr>
                <w:rFonts w:eastAsia="Times New Roman"/>
              </w:rPr>
            </w:pPr>
            <w:r>
              <w:rPr>
                <w:rFonts w:eastAsia="Times New Roman"/>
              </w:rPr>
              <w:t xml:space="preserve">Comment by </w:t>
            </w:r>
            <w:hyperlink r:id="rId26" w:history="1">
              <w:r>
                <w:rPr>
                  <w:rStyle w:val="Hyperlink"/>
                  <w:rFonts w:eastAsia="Times New Roman"/>
                </w:rPr>
                <w:t xml:space="preserve">Brandon Berry </w:t>
              </w:r>
            </w:hyperlink>
            <w:r>
              <w:rPr>
                <w:rFonts w:eastAsia="Times New Roman"/>
                <w:sz w:val="15"/>
                <w:szCs w:val="15"/>
              </w:rPr>
              <w:t xml:space="preserve">[ </w:t>
            </w:r>
            <w:r>
              <w:rPr>
                <w:rFonts w:eastAsia="Times New Roman"/>
                <w:color w:val="336699"/>
                <w:sz w:val="15"/>
                <w:szCs w:val="15"/>
              </w:rPr>
              <w:t>17/Jul/25</w:t>
            </w:r>
            <w:r>
              <w:rPr>
                <w:rFonts w:eastAsia="Times New Roman"/>
                <w:sz w:val="15"/>
                <w:szCs w:val="15"/>
              </w:rPr>
              <w:t xml:space="preserve"> ] </w:t>
            </w:r>
          </w:p>
        </w:tc>
      </w:tr>
      <w:tr w:rsidR="00000000" w14:paraId="4D6F2B3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9D9BCF" w14:textId="77777777" w:rsidR="00000000" w:rsidRDefault="00000000">
            <w:pPr>
              <w:pStyle w:val="NormalWeb"/>
            </w:pPr>
            <w:r>
              <w:t>Update: cubejs &amp; apache superset have been put forward as the K12 solution for the “query builder” as well as additional reporting needs. A POC has been authorized which will commence over the next 2-4 weeks and will include multiple presentations and decision points for both CFI &amp; SEAA. I’ll continue to provide updates as we proceed.</w:t>
            </w:r>
          </w:p>
        </w:tc>
      </w:tr>
      <w:tr w:rsidR="00000000" w14:paraId="641F5CE1"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D8CC38" w14:textId="77777777" w:rsidR="00000000" w:rsidRDefault="00000000">
            <w:pPr>
              <w:rPr>
                <w:rFonts w:eastAsia="Times New Roman"/>
              </w:rPr>
            </w:pPr>
            <w:r>
              <w:rPr>
                <w:rFonts w:eastAsia="Times New Roman"/>
              </w:rPr>
              <w:t xml:space="preserve">Comment by </w:t>
            </w:r>
            <w:hyperlink r:id="rId27" w:history="1">
              <w:r>
                <w:rPr>
                  <w:rStyle w:val="Hyperlink"/>
                  <w:rFonts w:eastAsia="Times New Roman"/>
                </w:rPr>
                <w:t xml:space="preserve">jill.sorg </w:t>
              </w:r>
            </w:hyperlink>
            <w:r>
              <w:rPr>
                <w:rFonts w:eastAsia="Times New Roman"/>
                <w:sz w:val="15"/>
                <w:szCs w:val="15"/>
              </w:rPr>
              <w:t xml:space="preserve">[ </w:t>
            </w:r>
            <w:r>
              <w:rPr>
                <w:rFonts w:eastAsia="Times New Roman"/>
                <w:color w:val="336699"/>
                <w:sz w:val="15"/>
                <w:szCs w:val="15"/>
              </w:rPr>
              <w:t>18/Jul/25</w:t>
            </w:r>
            <w:r>
              <w:rPr>
                <w:rFonts w:eastAsia="Times New Roman"/>
                <w:sz w:val="15"/>
                <w:szCs w:val="15"/>
              </w:rPr>
              <w:t xml:space="preserve"> ] </w:t>
            </w:r>
          </w:p>
        </w:tc>
      </w:tr>
      <w:tr w:rsidR="00000000" w14:paraId="4DFEF2D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3B0A18" w14:textId="77777777" w:rsidR="00000000" w:rsidRDefault="00000000">
            <w:pPr>
              <w:pStyle w:val="NormalWeb"/>
            </w:pPr>
            <w:hyperlink r:id="rId28" w:history="1">
              <w:r>
                <w:rPr>
                  <w:rStyle w:val="Hyperlink"/>
                </w:rPr>
                <w:t>Brandon Berry</w:t>
              </w:r>
            </w:hyperlink>
            <w:r>
              <w:t xml:space="preserve"> Updated desired scope of this epic in Description based on conversation with Kim/JHop. </w:t>
            </w:r>
          </w:p>
        </w:tc>
      </w:tr>
      <w:tr w:rsidR="00000000" w14:paraId="2F34215B"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B6FDD1" w14:textId="77777777" w:rsidR="00000000" w:rsidRDefault="00000000">
            <w:pPr>
              <w:rPr>
                <w:rFonts w:eastAsia="Times New Roman"/>
              </w:rPr>
            </w:pPr>
            <w:r>
              <w:rPr>
                <w:rFonts w:eastAsia="Times New Roman"/>
              </w:rPr>
              <w:t xml:space="preserve">Comment by </w:t>
            </w:r>
            <w:hyperlink r:id="rId29" w:history="1">
              <w:r>
                <w:rPr>
                  <w:rStyle w:val="Hyperlink"/>
                  <w:rFonts w:eastAsia="Times New Roman"/>
                </w:rPr>
                <w:t xml:space="preserve">Bill Ewald </w:t>
              </w:r>
            </w:hyperlink>
            <w:r>
              <w:rPr>
                <w:rFonts w:eastAsia="Times New Roman"/>
                <w:sz w:val="15"/>
                <w:szCs w:val="15"/>
              </w:rPr>
              <w:t xml:space="preserve">[ </w:t>
            </w:r>
            <w:r>
              <w:rPr>
                <w:rFonts w:eastAsia="Times New Roman"/>
                <w:color w:val="336699"/>
                <w:sz w:val="15"/>
                <w:szCs w:val="15"/>
              </w:rPr>
              <w:t>22/Jul/25</w:t>
            </w:r>
            <w:r>
              <w:rPr>
                <w:rFonts w:eastAsia="Times New Roman"/>
                <w:sz w:val="15"/>
                <w:szCs w:val="15"/>
              </w:rPr>
              <w:t xml:space="preserve"> ] </w:t>
            </w:r>
          </w:p>
        </w:tc>
      </w:tr>
      <w:tr w:rsidR="00000000" w14:paraId="097F0C6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F05F25" w14:textId="77777777" w:rsidR="00000000" w:rsidRDefault="00000000">
            <w:pPr>
              <w:pStyle w:val="NormalWeb"/>
            </w:pPr>
            <w:hyperlink r:id="rId30" w:history="1">
              <w:r>
                <w:rPr>
                  <w:rStyle w:val="Hyperlink"/>
                </w:rPr>
                <w:t>Eric Boysen</w:t>
              </w:r>
            </w:hyperlink>
            <w:r>
              <w:t xml:space="preserve"> point person to coordinate Query Analysis AND Functional Requirements (Brandon, Eric, Jill, Kim, Jacqui Kehoe). POC will be built by Brandon with the free version. Some DevSecOps work will be needed per Luke.</w:t>
            </w:r>
          </w:p>
        </w:tc>
      </w:tr>
      <w:tr w:rsidR="00000000" w14:paraId="52445493"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0B6591" w14:textId="77777777" w:rsidR="00000000" w:rsidRDefault="00000000">
            <w:pPr>
              <w:rPr>
                <w:rFonts w:eastAsia="Times New Roman"/>
              </w:rPr>
            </w:pPr>
            <w:r>
              <w:rPr>
                <w:rFonts w:eastAsia="Times New Roman"/>
              </w:rPr>
              <w:t xml:space="preserve">Comment by </w:t>
            </w:r>
            <w:hyperlink r:id="rId31" w:history="1">
              <w:r>
                <w:rPr>
                  <w:rStyle w:val="Hyperlink"/>
                  <w:rFonts w:eastAsia="Times New Roman"/>
                </w:rPr>
                <w:t xml:space="preserve">Bill Ewald </w:t>
              </w:r>
            </w:hyperlink>
            <w:r>
              <w:rPr>
                <w:rFonts w:eastAsia="Times New Roman"/>
                <w:sz w:val="15"/>
                <w:szCs w:val="15"/>
              </w:rPr>
              <w:t xml:space="preserve">[ </w:t>
            </w:r>
            <w:r>
              <w:rPr>
                <w:rFonts w:eastAsia="Times New Roman"/>
                <w:color w:val="336699"/>
                <w:sz w:val="15"/>
                <w:szCs w:val="15"/>
              </w:rPr>
              <w:t>16/Sep/25</w:t>
            </w:r>
            <w:r>
              <w:rPr>
                <w:rFonts w:eastAsia="Times New Roman"/>
                <w:sz w:val="15"/>
                <w:szCs w:val="15"/>
              </w:rPr>
              <w:t xml:space="preserve"> ] </w:t>
            </w:r>
          </w:p>
        </w:tc>
      </w:tr>
      <w:tr w:rsidR="00000000" w14:paraId="5B86B98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6D70A2" w14:textId="77777777" w:rsidR="00000000" w:rsidRDefault="00000000">
            <w:pPr>
              <w:pStyle w:val="NormalWeb"/>
            </w:pPr>
            <w:r>
              <w:t>Jacqui will look into each of the stories but we believe we do not need any longer because the demo has been given AND Terry is now working on implementation. Jacqui to close what can be closed.</w:t>
            </w:r>
          </w:p>
        </w:tc>
      </w:tr>
      <w:tr w:rsidR="00000000" w14:paraId="48D244A2"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88AFEF" w14:textId="77777777" w:rsidR="00000000" w:rsidRDefault="00000000">
            <w:pPr>
              <w:rPr>
                <w:rFonts w:eastAsia="Times New Roman"/>
              </w:rPr>
            </w:pPr>
            <w:r>
              <w:rPr>
                <w:rFonts w:eastAsia="Times New Roman"/>
              </w:rPr>
              <w:t xml:space="preserve">Comment by </w:t>
            </w:r>
            <w:hyperlink r:id="rId32" w:history="1">
              <w:r>
                <w:rPr>
                  <w:rStyle w:val="Hyperlink"/>
                  <w:rFonts w:eastAsia="Times New Roman"/>
                </w:rPr>
                <w:t xml:space="preserve">Jacqui Kehoe </w:t>
              </w:r>
            </w:hyperlink>
            <w:r>
              <w:rPr>
                <w:rFonts w:eastAsia="Times New Roman"/>
                <w:sz w:val="15"/>
                <w:szCs w:val="15"/>
              </w:rPr>
              <w:t xml:space="preserve">[ </w:t>
            </w:r>
            <w:r>
              <w:rPr>
                <w:rFonts w:eastAsia="Times New Roman"/>
                <w:color w:val="336699"/>
                <w:sz w:val="15"/>
                <w:szCs w:val="15"/>
              </w:rPr>
              <w:t>18/Sep/25</w:t>
            </w:r>
            <w:r>
              <w:rPr>
                <w:rFonts w:eastAsia="Times New Roman"/>
                <w:sz w:val="15"/>
                <w:szCs w:val="15"/>
              </w:rPr>
              <w:t xml:space="preserve"> ] </w:t>
            </w:r>
          </w:p>
        </w:tc>
      </w:tr>
      <w:tr w:rsidR="00000000" w14:paraId="1DD7F12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9FC867" w14:textId="77777777" w:rsidR="00000000" w:rsidRDefault="00000000">
            <w:pPr>
              <w:pStyle w:val="NormalWeb"/>
            </w:pPr>
            <w:r>
              <w:t>This enabling work has been completed and Byers Dojo will be doing the implementation in PI3. The stories that were listed here have been moved to a reporting Phase 1 epic, they were just in the wrong place. I have marked this epic as done.</w:t>
            </w:r>
          </w:p>
        </w:tc>
      </w:tr>
      <w:tr w:rsidR="00000000" w14:paraId="0D7649CF"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4C62C8" w14:textId="77777777" w:rsidR="00000000" w:rsidRDefault="00000000">
            <w:pPr>
              <w:rPr>
                <w:rFonts w:eastAsia="Times New Roman"/>
              </w:rPr>
            </w:pPr>
            <w:r>
              <w:rPr>
                <w:rFonts w:eastAsia="Times New Roman"/>
              </w:rPr>
              <w:t xml:space="preserve">Comment by </w:t>
            </w:r>
            <w:hyperlink r:id="rId33" w:history="1">
              <w:r>
                <w:rPr>
                  <w:rStyle w:val="Hyperlink"/>
                  <w:rFonts w:eastAsia="Times New Roman"/>
                </w:rPr>
                <w:t xml:space="preserve">Bill Ewald </w:t>
              </w:r>
            </w:hyperlink>
            <w:r>
              <w:rPr>
                <w:rFonts w:eastAsia="Times New Roman"/>
                <w:sz w:val="15"/>
                <w:szCs w:val="15"/>
              </w:rPr>
              <w:t xml:space="preserve">[ </w:t>
            </w:r>
            <w:r>
              <w:rPr>
                <w:rFonts w:eastAsia="Times New Roman"/>
                <w:color w:val="336699"/>
                <w:sz w:val="15"/>
                <w:szCs w:val="15"/>
              </w:rPr>
              <w:t>01/Oct/25</w:t>
            </w:r>
            <w:r>
              <w:rPr>
                <w:rFonts w:eastAsia="Times New Roman"/>
                <w:sz w:val="15"/>
                <w:szCs w:val="15"/>
              </w:rPr>
              <w:t xml:space="preserve"> ] </w:t>
            </w:r>
          </w:p>
        </w:tc>
      </w:tr>
      <w:tr w:rsidR="00000000" w14:paraId="52510A9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FA31B1" w14:textId="77777777" w:rsidR="00000000" w:rsidRDefault="00000000">
            <w:pPr>
              <w:pStyle w:val="NormalWeb"/>
            </w:pPr>
            <w:r>
              <w:t xml:space="preserve">We are opening this epic (previously closed) back up and assigning stories to it for the PAT Team. See </w:t>
            </w:r>
            <w:hyperlink r:id="rId34" w:tooltip="smart-link" w:history="1">
              <w:r>
                <w:rPr>
                  <w:rStyle w:val="Hyperlink"/>
                </w:rPr>
                <w:t>https://cfi-nc.atlassian.net/browse/K12-1250</w:t>
              </w:r>
            </w:hyperlink>
            <w:r>
              <w:t>.</w:t>
            </w:r>
          </w:p>
        </w:tc>
      </w:tr>
      <w:tr w:rsidR="00000000" w14:paraId="17624818"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0FB368" w14:textId="77777777" w:rsidR="00000000" w:rsidRDefault="00000000">
            <w:pPr>
              <w:rPr>
                <w:rFonts w:eastAsia="Times New Roman"/>
              </w:rPr>
            </w:pPr>
            <w:r>
              <w:rPr>
                <w:rFonts w:eastAsia="Times New Roman"/>
              </w:rPr>
              <w:t xml:space="preserve">Comment by </w:t>
            </w:r>
            <w:hyperlink r:id="rId35" w:history="1">
              <w:r>
                <w:rPr>
                  <w:rStyle w:val="Hyperlink"/>
                  <w:rFonts w:eastAsia="Times New Roman"/>
                </w:rPr>
                <w:t xml:space="preserve">jill.sorg </w:t>
              </w:r>
            </w:hyperlink>
            <w:r>
              <w:rPr>
                <w:rFonts w:eastAsia="Times New Roman"/>
                <w:sz w:val="15"/>
                <w:szCs w:val="15"/>
              </w:rPr>
              <w:t xml:space="preserve">[ </w:t>
            </w:r>
            <w:r>
              <w:rPr>
                <w:rFonts w:eastAsia="Times New Roman"/>
                <w:color w:val="336699"/>
                <w:sz w:val="15"/>
                <w:szCs w:val="15"/>
              </w:rPr>
              <w:t>21/Oct/25</w:t>
            </w:r>
            <w:r>
              <w:rPr>
                <w:rFonts w:eastAsia="Times New Roman"/>
                <w:sz w:val="15"/>
                <w:szCs w:val="15"/>
              </w:rPr>
              <w:t xml:space="preserve"> ] </w:t>
            </w:r>
          </w:p>
        </w:tc>
      </w:tr>
      <w:tr w:rsidR="00000000" w14:paraId="7E89349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7473BF" w14:textId="77777777" w:rsidR="00000000" w:rsidRDefault="00000000">
            <w:pPr>
              <w:pStyle w:val="NormalWeb"/>
            </w:pPr>
            <w:hyperlink r:id="rId36" w:history="1">
              <w:r>
                <w:rPr>
                  <w:rStyle w:val="Hyperlink"/>
                </w:rPr>
                <w:t>Matt Vaughn</w:t>
              </w:r>
            </w:hyperlink>
            <w:r>
              <w:t xml:space="preserve"> </w:t>
            </w:r>
            <w:hyperlink r:id="rId37" w:history="1">
              <w:r>
                <w:rPr>
                  <w:rStyle w:val="Hyperlink"/>
                </w:rPr>
                <w:t>Terry Fraser</w:t>
              </w:r>
            </w:hyperlink>
            <w:r>
              <w:t xml:space="preserve"> Adding these two bullets that were PI3 needs identified in the “tech roadmap” discussion. Are these incorporated in stories above or do they need to be added in? 1. Risk Assessment for QB to drive messaging/email distribution lists 2. Query Builder Architecture Gaps Assessment (seek scope direction)</w:t>
            </w:r>
          </w:p>
        </w:tc>
      </w:tr>
      <w:tr w:rsidR="00000000" w14:paraId="4CA6AF6F"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B436C9" w14:textId="77777777" w:rsidR="00000000" w:rsidRDefault="00000000">
            <w:pPr>
              <w:rPr>
                <w:rFonts w:eastAsia="Times New Roman"/>
              </w:rPr>
            </w:pPr>
            <w:r>
              <w:rPr>
                <w:rFonts w:eastAsia="Times New Roman"/>
              </w:rPr>
              <w:t xml:space="preserve">Comment by </w:t>
            </w:r>
            <w:hyperlink r:id="rId38" w:history="1">
              <w:r>
                <w:rPr>
                  <w:rStyle w:val="Hyperlink"/>
                  <w:rFonts w:eastAsia="Times New Roman"/>
                </w:rPr>
                <w:t xml:space="preserve">Matt Vaughn </w:t>
              </w:r>
            </w:hyperlink>
            <w:r>
              <w:rPr>
                <w:rFonts w:eastAsia="Times New Roman"/>
                <w:sz w:val="15"/>
                <w:szCs w:val="15"/>
              </w:rPr>
              <w:t xml:space="preserve">[ </w:t>
            </w:r>
            <w:r>
              <w:rPr>
                <w:rFonts w:eastAsia="Times New Roman"/>
                <w:color w:val="336699"/>
                <w:sz w:val="15"/>
                <w:szCs w:val="15"/>
              </w:rPr>
              <w:t>21/Oct/25</w:t>
            </w:r>
            <w:r>
              <w:rPr>
                <w:rFonts w:eastAsia="Times New Roman"/>
                <w:sz w:val="15"/>
                <w:szCs w:val="15"/>
              </w:rPr>
              <w:t xml:space="preserve"> ] </w:t>
            </w:r>
          </w:p>
        </w:tc>
      </w:tr>
      <w:tr w:rsidR="00000000" w14:paraId="4AAB3A4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A51D40" w14:textId="77777777" w:rsidR="00000000" w:rsidRDefault="00000000">
            <w:pPr>
              <w:pStyle w:val="NormalWeb"/>
            </w:pPr>
            <w:r>
              <w:t xml:space="preserve">The requirements/scope for the use of this tool needs alignment between Product and Architecture. </w:t>
            </w:r>
            <w:hyperlink r:id="rId39" w:history="1">
              <w:r>
                <w:rPr>
                  <w:rStyle w:val="Hyperlink"/>
                </w:rPr>
                <w:t>Jacqui Kehoe</w:t>
              </w:r>
            </w:hyperlink>
            <w:r>
              <w:t xml:space="preserve"> </w:t>
            </w:r>
            <w:hyperlink r:id="rId40" w:history="1">
              <w:r>
                <w:rPr>
                  <w:rStyle w:val="Hyperlink"/>
                </w:rPr>
                <w:t>jill.sorg</w:t>
              </w:r>
            </w:hyperlink>
            <w:r>
              <w:t xml:space="preserve"> We should attempt to define the use of QB or a similar tool for adhoc recipient list(s). Also, determine what the system-defined recipient lists need to be for all K12 communication operations.</w:t>
            </w:r>
          </w:p>
          <w:p w14:paraId="265FF79E" w14:textId="77777777" w:rsidR="00000000" w:rsidRDefault="00000000">
            <w:pPr>
              <w:numPr>
                <w:ilvl w:val="0"/>
                <w:numId w:val="7"/>
              </w:numPr>
              <w:spacing w:before="100" w:beforeAutospacing="1" w:after="100" w:afterAutospacing="1"/>
              <w:rPr>
                <w:rFonts w:eastAsia="Times New Roman"/>
              </w:rPr>
            </w:pPr>
            <w:r>
              <w:rPr>
                <w:rFonts w:eastAsia="Times New Roman"/>
              </w:rPr>
              <w:lastRenderedPageBreak/>
              <w:t>Risk Assessment for QB to drive messaging/email distribution lists.</w:t>
            </w:r>
          </w:p>
        </w:tc>
      </w:tr>
      <w:tr w:rsidR="00000000" w14:paraId="598DBF5B"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E83D8B" w14:textId="77777777" w:rsidR="00000000" w:rsidRDefault="00000000">
            <w:pPr>
              <w:rPr>
                <w:rFonts w:eastAsia="Times New Roman"/>
              </w:rPr>
            </w:pPr>
            <w:r>
              <w:rPr>
                <w:rFonts w:eastAsia="Times New Roman"/>
              </w:rPr>
              <w:lastRenderedPageBreak/>
              <w:t xml:space="preserve">Comment by </w:t>
            </w:r>
            <w:hyperlink r:id="rId41" w:history="1">
              <w:r>
                <w:rPr>
                  <w:rStyle w:val="Hyperlink"/>
                  <w:rFonts w:eastAsia="Times New Roman"/>
                </w:rPr>
                <w:t xml:space="preserve">jill.sorg </w:t>
              </w:r>
            </w:hyperlink>
            <w:r>
              <w:rPr>
                <w:rFonts w:eastAsia="Times New Roman"/>
                <w:sz w:val="15"/>
                <w:szCs w:val="15"/>
              </w:rPr>
              <w:t xml:space="preserve">[ </w:t>
            </w:r>
            <w:r>
              <w:rPr>
                <w:rFonts w:eastAsia="Times New Roman"/>
                <w:color w:val="336699"/>
                <w:sz w:val="15"/>
                <w:szCs w:val="15"/>
              </w:rPr>
              <w:t>21/Oct/25</w:t>
            </w:r>
            <w:r>
              <w:rPr>
                <w:rFonts w:eastAsia="Times New Roman"/>
                <w:sz w:val="15"/>
                <w:szCs w:val="15"/>
              </w:rPr>
              <w:t xml:space="preserve"> ] </w:t>
            </w:r>
          </w:p>
        </w:tc>
      </w:tr>
      <w:tr w:rsidR="00000000" w14:paraId="5D52C06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F2F94D" w14:textId="77777777" w:rsidR="00000000" w:rsidRDefault="00000000">
            <w:pPr>
              <w:pStyle w:val="NormalWeb"/>
            </w:pPr>
            <w:hyperlink r:id="rId42" w:history="1">
              <w:r>
                <w:rPr>
                  <w:rStyle w:val="Hyperlink"/>
                </w:rPr>
                <w:t>Matt Vaughn</w:t>
              </w:r>
            </w:hyperlink>
            <w:r>
              <w:t xml:space="preserve"> </w:t>
            </w:r>
            <w:hyperlink r:id="rId43" w:history="1">
              <w:r>
                <w:rPr>
                  <w:rStyle w:val="Hyperlink"/>
                </w:rPr>
                <w:t>Jacqui Kehoe</w:t>
              </w:r>
            </w:hyperlink>
            <w:r>
              <w:t xml:space="preserve"> -I will be scheduling a conversation - targeting this week to align on the client’s requested scope and would like to understand the the risks/impacts that you are highlighting. Are there other specific inputs you need from product (aside from recipient list mentioned above)?</w:t>
            </w:r>
          </w:p>
        </w:tc>
      </w:tr>
    </w:tbl>
    <w:p w14:paraId="4AAB5F65" w14:textId="77777777" w:rsidR="005D4061" w:rsidRDefault="00000000">
      <w:pPr>
        <w:rPr>
          <w:rFonts w:eastAsia="Times New Roman"/>
        </w:rPr>
      </w:pPr>
      <w:r>
        <w:rPr>
          <w:rFonts w:eastAsia="Times New Roman"/>
        </w:rPr>
        <w:t xml:space="preserve">Generated at Tue Nov 04 02:00:45 UTC 2025 by Terry Fraser using Jira 1001.0.0-SNAPSHOT#100290-rev:4fd45510711125b54e91a3e4ce87e872e1564009. </w:t>
      </w:r>
    </w:p>
    <w:sectPr w:rsidR="005D4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15D2"/>
    <w:multiLevelType w:val="multilevel"/>
    <w:tmpl w:val="7EFAB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17806"/>
    <w:multiLevelType w:val="multilevel"/>
    <w:tmpl w:val="BFC6B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31B78"/>
    <w:multiLevelType w:val="multilevel"/>
    <w:tmpl w:val="E8EA0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150C2"/>
    <w:multiLevelType w:val="multilevel"/>
    <w:tmpl w:val="EE84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A7CE8"/>
    <w:multiLevelType w:val="multilevel"/>
    <w:tmpl w:val="4B84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7774F5"/>
    <w:multiLevelType w:val="multilevel"/>
    <w:tmpl w:val="55D2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E2955"/>
    <w:multiLevelType w:val="multilevel"/>
    <w:tmpl w:val="AA38A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630941">
    <w:abstractNumId w:val="2"/>
  </w:num>
  <w:num w:numId="2" w16cid:durableId="1370230044">
    <w:abstractNumId w:val="5"/>
  </w:num>
  <w:num w:numId="3" w16cid:durableId="1195119141">
    <w:abstractNumId w:val="0"/>
  </w:num>
  <w:num w:numId="4" w16cid:durableId="808785780">
    <w:abstractNumId w:val="3"/>
  </w:num>
  <w:num w:numId="5" w16cid:durableId="132675543">
    <w:abstractNumId w:val="6"/>
  </w:num>
  <w:num w:numId="6" w16cid:durableId="1082139043">
    <w:abstractNumId w:val="1"/>
  </w:num>
  <w:num w:numId="7" w16cid:durableId="140735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2075"/>
    <w:rsid w:val="000E2075"/>
    <w:rsid w:val="00104C05"/>
    <w:rsid w:val="005D4061"/>
    <w:rsid w:val="00612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9EF5C"/>
  <w15:chartTrackingRefBased/>
  <w15:docId w15:val="{51CAAB4D-8B31-42E2-8F1B-699DCF12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ableborder">
    <w:name w:val="tableborder"/>
    <w:basedOn w:val="Normal"/>
    <w:pPr>
      <w:shd w:val="clear" w:color="auto" w:fill="FFFFFF"/>
      <w:spacing w:before="100" w:beforeAutospacing="1" w:after="100" w:afterAutospacing="1"/>
    </w:pPr>
  </w:style>
  <w:style w:type="paragraph" w:customStyle="1" w:styleId="grid">
    <w:name w:val="grid"/>
    <w:basedOn w:val="Normal"/>
    <w:pPr>
      <w:shd w:val="clear" w:color="auto" w:fill="FFFFFF"/>
      <w:spacing w:before="100" w:beforeAutospacing="1" w:after="100" w:afterAutospacing="1"/>
    </w:pPr>
  </w:style>
  <w:style w:type="paragraph" w:customStyle="1" w:styleId="tablabel">
    <w:name w:val="tablabel"/>
    <w:basedOn w:val="Normal"/>
    <w:pPr>
      <w:pBdr>
        <w:top w:val="single" w:sz="6" w:space="2" w:color="CCCCCC"/>
        <w:left w:val="single" w:sz="6" w:space="2" w:color="CCCCCC"/>
        <w:right w:val="single" w:sz="6" w:space="2" w:color="CCCCCC"/>
      </w:pBdr>
      <w:spacing w:before="100" w:beforeAutospacing="1" w:after="100" w:afterAutospacing="1"/>
    </w:pPr>
    <w:rPr>
      <w:b/>
      <w:bCs/>
    </w:rPr>
  </w:style>
  <w:style w:type="paragraph" w:customStyle="1" w:styleId="subtext">
    <w:name w:val="subtext"/>
    <w:basedOn w:val="Normal"/>
    <w:pPr>
      <w:spacing w:before="100" w:beforeAutospacing="1" w:after="100" w:afterAutospacing="1"/>
    </w:pPr>
  </w:style>
  <w:style w:type="paragraph" w:customStyle="1" w:styleId="nopadding">
    <w:name w:val="nopadding"/>
    <w:basedOn w:val="Normal"/>
    <w:pPr>
      <w:spacing w:before="100" w:beforeAutospacing="1" w:after="100" w:afterAutospacing="1"/>
    </w:pPr>
  </w:style>
  <w:style w:type="paragraph" w:customStyle="1" w:styleId="subtext1">
    <w:name w:val="subtext1"/>
    <w:basedOn w:val="Normal"/>
    <w:pPr>
      <w:spacing w:before="100" w:beforeAutospacing="1" w:after="100" w:afterAutospacing="1"/>
    </w:pPr>
    <w:rPr>
      <w:sz w:val="14"/>
      <w:szCs w:val="14"/>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customStyle="1" w:styleId="error">
    <w:name w:val="error"/>
    <w:basedOn w:val="DefaultParagraphFont"/>
  </w:style>
  <w:style w:type="character" w:styleId="Emphasis">
    <w:name w:val="Emphasis"/>
    <w:basedOn w:val="DefaultParagraphFont"/>
    <w:uiPriority w:val="20"/>
    <w:qFormat/>
    <w:rPr>
      <w:i/>
      <w:iCs/>
    </w:rPr>
  </w:style>
  <w:style w:type="character" w:customStyle="1" w:styleId="image-wrap">
    <w:name w:val="image-wrap"/>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76986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fi-nc.atlassian.net/secure/ViewProfile.jspa?accountId=712020%3Ab3657dd0-cbee-49e5-a50c-bdf9db94bc4f" TargetMode="External"/><Relationship Id="rId18" Type="http://schemas.openxmlformats.org/officeDocument/2006/relationships/image" Target="file:///D:\rest\api\3\attachment\content\34706" TargetMode="External"/><Relationship Id="rId26" Type="http://schemas.openxmlformats.org/officeDocument/2006/relationships/hyperlink" Target="https://cfi-nc.atlassian.net/secure/ViewProfile.jspa?accountId=712020%3A758958a2-ae5e-4e2e-a698-504f1d0d155e" TargetMode="External"/><Relationship Id="rId39" Type="http://schemas.openxmlformats.org/officeDocument/2006/relationships/hyperlink" Target="https://cfi-nc.atlassian.net/secure/ViewProfile.jspa?accountId=712020%3Acee2de97-b023-4232-9f3d-0b00bf0ddba7" TargetMode="External"/><Relationship Id="rId21" Type="http://schemas.openxmlformats.org/officeDocument/2006/relationships/hyperlink" Target="https://cfi-nc.atlassian.net/secure/ViewProfile.jspa?accountId=712020%3Acee2de97-b023-4232-9f3d-0b00bf0ddba7" TargetMode="External"/><Relationship Id="rId34" Type="http://schemas.openxmlformats.org/officeDocument/2006/relationships/hyperlink" Target="https://cfi-nc.atlassian.net/browse/K12-1250" TargetMode="External"/><Relationship Id="rId42" Type="http://schemas.openxmlformats.org/officeDocument/2006/relationships/hyperlink" Target="https://cfi-nc.atlassian.net/secure/ViewProfile.jspa?accountId=712020%3A6f3d8715-7aee-4a32-8753-979f70afacdf" TargetMode="External"/><Relationship Id="rId7" Type="http://schemas.openxmlformats.org/officeDocument/2006/relationships/image" Target="https://cfi-nc.atlassian.net/images/icons/link_out_bot.gif" TargetMode="External"/><Relationship Id="rId2" Type="http://schemas.openxmlformats.org/officeDocument/2006/relationships/styles" Target="styles.xml"/><Relationship Id="rId16" Type="http://schemas.openxmlformats.org/officeDocument/2006/relationships/hyperlink" Target="https://cfi-nc.atlassian.net/browse/K12-1250" TargetMode="External"/><Relationship Id="rId29" Type="http://schemas.openxmlformats.org/officeDocument/2006/relationships/hyperlink" Target="https://cfi-nc.atlassian.net/secure/ViewProfile.jspa?accountId=6001f199332c3a01075a8036" TargetMode="External"/><Relationship Id="rId1" Type="http://schemas.openxmlformats.org/officeDocument/2006/relationships/numbering" Target="numbering.xml"/><Relationship Id="rId6" Type="http://schemas.openxmlformats.org/officeDocument/2006/relationships/hyperlink" Target="https://cfi-nc.atlassian.net/browse/K12-4297" TargetMode="External"/><Relationship Id="rId11" Type="http://schemas.openxmlformats.org/officeDocument/2006/relationships/hyperlink" Target="https://cfi-nc.atlassian.net/browse/K12-4297" TargetMode="External"/><Relationship Id="rId24" Type="http://schemas.openxmlformats.org/officeDocument/2006/relationships/hyperlink" Target="https://cfiorg.sharepoint.com/:v:/r/sites/K12Project-SensitiveRecordingsandFiles/Shared%20Documents/Sensitive%20Recordings%20and%20Files/Requirements%20Recordings/RM12.18%20Query%20Builder.mp4?csf=1&amp;web=1&amp;e=EB9zgS" TargetMode="External"/><Relationship Id="rId32" Type="http://schemas.openxmlformats.org/officeDocument/2006/relationships/hyperlink" Target="https://cfi-nc.atlassian.net/secure/ViewProfile.jspa?accountId=712020%3Acee2de97-b023-4232-9f3d-0b00bf0ddba7" TargetMode="External"/><Relationship Id="rId37" Type="http://schemas.openxmlformats.org/officeDocument/2006/relationships/hyperlink" Target="https://cfi-nc.atlassian.net/secure/ViewProfile.jspa?accountId=712020%3Ab3657dd0-cbee-49e5-a50c-bdf9db94bc4f" TargetMode="External"/><Relationship Id="rId40" Type="http://schemas.openxmlformats.org/officeDocument/2006/relationships/hyperlink" Target="https://cfi-nc.atlassian.net/secure/ViewProfile.jspa?accountId=712020%3A325b2070-104b-4458-9763-27b4105523ea" TargetMode="External"/><Relationship Id="rId45" Type="http://schemas.openxmlformats.org/officeDocument/2006/relationships/theme" Target="theme/theme1.xml"/><Relationship Id="rId5" Type="http://schemas.openxmlformats.org/officeDocument/2006/relationships/hyperlink" Target="https://cfi-nc.atlassian.net/browse/K12-4297" TargetMode="External"/><Relationship Id="rId15" Type="http://schemas.openxmlformats.org/officeDocument/2006/relationships/hyperlink" Target="https://cfi-nc.atlassian.net/browse/K12-1250" TargetMode="External"/><Relationship Id="rId23" Type="http://schemas.openxmlformats.org/officeDocument/2006/relationships/hyperlink" Target="https://cfi-nc.atlassian.net/secure/ViewProfile.jspa?accountId=712020%3Add3c6dda-1b17-4d55-a8b5-0695d6e1717e" TargetMode="External"/><Relationship Id="rId28" Type="http://schemas.openxmlformats.org/officeDocument/2006/relationships/hyperlink" Target="https://cfi-nc.atlassian.net/secure/ViewProfile.jspa?accountId=712020%3A758958a2-ae5e-4e2e-a698-504f1d0d155e" TargetMode="External"/><Relationship Id="rId36" Type="http://schemas.openxmlformats.org/officeDocument/2006/relationships/hyperlink" Target="https://cfi-nc.atlassian.net/secure/ViewProfile.jspa?accountId=712020%3A6f3d8715-7aee-4a32-8753-979f70afacdf" TargetMode="External"/><Relationship Id="rId10" Type="http://schemas.openxmlformats.org/officeDocument/2006/relationships/hyperlink" Target="https://cfi-nc.atlassian.net/issues/?jql=project%3D10064%20AND%20%22fixVersion%22%3D11184%20ORDER%20BY%20priority%20ASC" TargetMode="External"/><Relationship Id="rId19" Type="http://schemas.openxmlformats.org/officeDocument/2006/relationships/image" Target="file:///D:\rest\api\3\attachment\content\34707" TargetMode="External"/><Relationship Id="rId31" Type="http://schemas.openxmlformats.org/officeDocument/2006/relationships/hyperlink" Target="https://cfi-nc.atlassian.net/secure/ViewProfile.jspa?accountId=6001f199332c3a01075a8036"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fi-nc.atlassian.net/secure/BrowseProject.jspa?id=10064" TargetMode="External"/><Relationship Id="rId14" Type="http://schemas.openxmlformats.org/officeDocument/2006/relationships/image" Target="https://cfi-nc.atlassian.net/images/icons/attach/image.gif" TargetMode="External"/><Relationship Id="rId22" Type="http://schemas.openxmlformats.org/officeDocument/2006/relationships/hyperlink" Target="https://cube.dev/product/data-modeling" TargetMode="External"/><Relationship Id="rId27" Type="http://schemas.openxmlformats.org/officeDocument/2006/relationships/hyperlink" Target="https://cfi-nc.atlassian.net/secure/ViewProfile.jspa?accountId=712020%3A325b2070-104b-4458-9763-27b4105523ea" TargetMode="External"/><Relationship Id="rId30" Type="http://schemas.openxmlformats.org/officeDocument/2006/relationships/hyperlink" Target="https://cfi-nc.atlassian.net/secure/ViewProfile.jspa?accountId=712020%3Add3c6dda-1b17-4d55-a8b5-0695d6e1717e" TargetMode="External"/><Relationship Id="rId35" Type="http://schemas.openxmlformats.org/officeDocument/2006/relationships/hyperlink" Target="https://cfi-nc.atlassian.net/secure/ViewProfile.jspa?accountId=712020%3A325b2070-104b-4458-9763-27b4105523ea" TargetMode="External"/><Relationship Id="rId43" Type="http://schemas.openxmlformats.org/officeDocument/2006/relationships/hyperlink" Target="https://cfi-nc.atlassian.net/secure/ViewProfile.jspa?accountId=712020%3Acee2de97-b023-4232-9f3d-0b00bf0ddba7" TargetMode="External"/><Relationship Id="rId8" Type="http://schemas.openxmlformats.org/officeDocument/2006/relationships/hyperlink" Target="https://cfi-nc.atlassian.net/browse/K12-3111" TargetMode="External"/><Relationship Id="rId3" Type="http://schemas.openxmlformats.org/officeDocument/2006/relationships/settings" Target="settings.xml"/><Relationship Id="rId12" Type="http://schemas.openxmlformats.org/officeDocument/2006/relationships/hyperlink" Target="https://cfi-nc.atlassian.net/secure/ViewProfile.jspa?accountId=712020%3Acee2de97-b023-4232-9f3d-0b00bf0ddba7" TargetMode="External"/><Relationship Id="rId17" Type="http://schemas.openxmlformats.org/officeDocument/2006/relationships/hyperlink" Target="https://cfi-nc.atlassian.net/browse/K12-3283" TargetMode="External"/><Relationship Id="rId25" Type="http://schemas.openxmlformats.org/officeDocument/2006/relationships/hyperlink" Target="https://cfi-nc.atlassian.net/secure/ViewProfile.jspa?accountId=712020%3A3342aa9c-5c01-48a1-8ef5-48c6529f2017" TargetMode="External"/><Relationship Id="rId33" Type="http://schemas.openxmlformats.org/officeDocument/2006/relationships/hyperlink" Target="https://cfi-nc.atlassian.net/secure/ViewProfile.jspa?accountId=6001f199332c3a01075a8036" TargetMode="External"/><Relationship Id="rId38" Type="http://schemas.openxmlformats.org/officeDocument/2006/relationships/hyperlink" Target="https://cfi-nc.atlassian.net/secure/ViewProfile.jspa?accountId=712020%3A6f3d8715-7aee-4a32-8753-979f70afacdf" TargetMode="External"/><Relationship Id="rId20" Type="http://schemas.openxmlformats.org/officeDocument/2006/relationships/hyperlink" Target="https://cfi-nc.atlassian.net/secure/ViewProfile.jspa?accountId=712020%3Add3c6dda-1b17-4d55-a8b5-0695d6e1717e" TargetMode="External"/><Relationship Id="rId41" Type="http://schemas.openxmlformats.org/officeDocument/2006/relationships/hyperlink" Target="https://cfi-nc.atlassian.net/secure/ViewProfile.jspa?accountId=712020%3A325b2070-104b-4458-9763-27b4105523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1703</Words>
  <Characters>9708</Characters>
  <Application>Microsoft Office Word</Application>
  <DocSecurity>0</DocSecurity>
  <Lines>80</Lines>
  <Paragraphs>22</Paragraphs>
  <ScaleCrop>false</ScaleCrop>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[#K12-3111] Enabler - Query Builder Tool</dc:title>
  <dc:subject/>
  <dc:creator>Terry Fraser</dc:creator>
  <cp:keywords/>
  <dc:description/>
  <cp:lastModifiedBy>Terry Fraser</cp:lastModifiedBy>
  <cp:revision>2</cp:revision>
  <dcterms:created xsi:type="dcterms:W3CDTF">2025-11-16T04:42:00Z</dcterms:created>
  <dcterms:modified xsi:type="dcterms:W3CDTF">2025-11-16T04:42:00Z</dcterms:modified>
</cp:coreProperties>
</file>